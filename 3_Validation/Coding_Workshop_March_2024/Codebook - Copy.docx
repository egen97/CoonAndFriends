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1D02AA40" w:rsidP="611AAF07" w:rsidRDefault="1D02AA40" w14:paraId="136F1394" w14:textId="356561E5">
      <w:pPr>
        <w:rPr>
          <w:rFonts w:ascii="Calibri" w:hAnsi="Calibri" w:eastAsia="Calibri" w:cs="Calibri"/>
          <w:b/>
          <w:bCs/>
          <w:color w:val="000000" w:themeColor="text1"/>
          <w:sz w:val="24"/>
          <w:szCs w:val="24"/>
        </w:rPr>
      </w:pPr>
      <w:r w:rsidRPr="611AAF07">
        <w:rPr>
          <w:rFonts w:ascii="Calibri" w:hAnsi="Calibri" w:eastAsia="Calibri" w:cs="Calibri"/>
          <w:b/>
          <w:bCs/>
          <w:color w:val="000000" w:themeColor="text1"/>
          <w:sz w:val="24"/>
          <w:szCs w:val="24"/>
        </w:rPr>
        <w:t xml:space="preserve">Dette er riktig kodebok ala 4.3 2024 </w:t>
      </w:r>
      <w:r w:rsidRPr="611AAF07">
        <w:rPr>
          <w:rFonts w:ascii="Segoe UI Emoji" w:hAnsi="Segoe UI Emoji" w:eastAsia="Segoe UI Emoji" w:cs="Segoe UI Emoji"/>
          <w:b/>
          <w:bCs/>
          <w:color w:val="000000" w:themeColor="text1"/>
          <w:sz w:val="24"/>
          <w:szCs w:val="24"/>
        </w:rPr>
        <w:t>😊</w:t>
      </w:r>
    </w:p>
    <w:p w:rsidR="611AAF07" w:rsidP="611AAF07" w:rsidRDefault="611AAF07" w14:paraId="6164AE99" w14:textId="5E60DD2C">
      <w:pPr>
        <w:rPr>
          <w:ins w:author="Solveig Bjørkholt" w:date="2024-03-04T12:50:00Z" w:id="0"/>
          <w:rFonts w:ascii="Calibri" w:hAnsi="Calibri" w:eastAsia="Calibri" w:cs="Calibri"/>
          <w:b/>
          <w:bCs/>
          <w:color w:val="000000" w:themeColor="text1"/>
          <w:sz w:val="24"/>
          <w:szCs w:val="24"/>
        </w:rPr>
      </w:pPr>
    </w:p>
    <w:p w:rsidR="2FED0B90" w:rsidP="7AC8A412" w:rsidRDefault="2FED0B90" w14:paraId="7E8285BC" w14:textId="04693FAA">
      <w:pPr>
        <w:rPr>
          <w:rFonts w:ascii="Calibri" w:hAnsi="Calibri" w:eastAsia="Calibri" w:cs="Calibri"/>
          <w:color w:val="000000" w:themeColor="text1"/>
          <w:sz w:val="24"/>
          <w:szCs w:val="24"/>
        </w:rPr>
      </w:pPr>
      <w:r w:rsidRPr="7AC8A412">
        <w:rPr>
          <w:rFonts w:ascii="Calibri" w:hAnsi="Calibri" w:eastAsia="Calibri" w:cs="Calibri"/>
          <w:b/>
          <w:bCs/>
          <w:color w:val="000000" w:themeColor="text1"/>
          <w:sz w:val="24"/>
          <w:szCs w:val="24"/>
        </w:rPr>
        <w:t>Anchoring &amp; prompt:</w:t>
      </w:r>
      <w:r w:rsidRPr="7AC8A412">
        <w:rPr>
          <w:rFonts w:ascii="Calibri" w:hAnsi="Calibri" w:eastAsia="Calibri" w:cs="Calibri"/>
          <w:color w:val="000000" w:themeColor="text1"/>
          <w:sz w:val="24"/>
          <w:szCs w:val="24"/>
        </w:rPr>
        <w:t xml:space="preserve"> </w:t>
      </w:r>
    </w:p>
    <w:p w:rsidR="2FED0B90" w:rsidP="7AC8A412" w:rsidRDefault="2FED0B90" w14:paraId="7E91E4DA" w14:textId="3FED00F4">
      <w:pPr>
        <w:rPr>
          <w:rFonts w:ascii="Calibri" w:hAnsi="Calibri" w:eastAsia="Calibri" w:cs="Calibri"/>
          <w:color w:val="000000" w:themeColor="text1"/>
          <w:sz w:val="19"/>
          <w:szCs w:val="19"/>
        </w:rPr>
      </w:pPr>
      <w:r w:rsidRPr="7AC8A412">
        <w:rPr>
          <w:rFonts w:ascii="Calibri" w:hAnsi="Calibri" w:eastAsia="Calibri" w:cs="Calibri"/>
          <w:color w:val="000000" w:themeColor="text1"/>
          <w:sz w:val="19"/>
          <w:szCs w:val="19"/>
        </w:rPr>
        <w:t>On February 24</w:t>
      </w:r>
      <w:r w:rsidRPr="7AC8A412">
        <w:rPr>
          <w:rFonts w:ascii="Calibri" w:hAnsi="Calibri" w:eastAsia="Calibri" w:cs="Calibri"/>
          <w:color w:val="000000" w:themeColor="text1"/>
          <w:sz w:val="20"/>
          <w:szCs w:val="20"/>
          <w:vertAlign w:val="superscript"/>
        </w:rPr>
        <w:t>th</w:t>
      </w:r>
      <w:r w:rsidRPr="7AC8A412">
        <w:rPr>
          <w:rFonts w:ascii="Calibri" w:hAnsi="Calibri" w:eastAsia="Calibri" w:cs="Calibri"/>
          <w:color w:val="000000" w:themeColor="text1"/>
          <w:sz w:val="19"/>
          <w:szCs w:val="19"/>
        </w:rPr>
        <w:t xml:space="preserve"> 2022, Russia initiated a large-scale military invasion of Ukraine. A group of researchers seeks to investigate how different Russian warbloggers, who post about the war on their Telegram channels, write about Vladimir Putin, the President of Russia. They gathered all posts that mention Putin. Imagine you are a political scientist with in-depth knowledge about Russia and have been hired to code the content of Telegram posts, utilizing your knowledge.</w:t>
      </w:r>
    </w:p>
    <w:p w:rsidR="2FED0B90" w:rsidP="7AC8A412" w:rsidRDefault="2FED0B90" w14:paraId="28CAA75E" w14:textId="3AD8794A">
      <w:pPr>
        <w:rPr>
          <w:rFonts w:ascii="Calibri" w:hAnsi="Calibri" w:eastAsia="Calibri" w:cs="Calibri"/>
          <w:color w:val="000000" w:themeColor="text1"/>
          <w:sz w:val="19"/>
          <w:szCs w:val="19"/>
        </w:rPr>
      </w:pPr>
      <w:r w:rsidRPr="7AC8A412">
        <w:rPr>
          <w:rFonts w:ascii="Calibri" w:hAnsi="Calibri" w:eastAsia="Calibri" w:cs="Calibri"/>
          <w:color w:val="000000" w:themeColor="text1"/>
          <w:sz w:val="19"/>
          <w:szCs w:val="19"/>
        </w:rPr>
        <w:t>The warbloggers frequently refer to the war as a special operation. They hold anti-Western views, exhibit pro-Russian sentiments (though not necessarily unconditional support for the Russian government), and generally endorse the ongoing war.</w:t>
      </w:r>
      <w:ins w:author="Eric Gabo Ekeberg Nilsen" w:date="2024-03-04T13:50:00Z" w:id="1">
        <w:r w:rsidR="001E51ED">
          <w:rPr>
            <w:rFonts w:ascii="Calibri" w:hAnsi="Calibri" w:eastAsia="Calibri" w:cs="Calibri"/>
            <w:color w:val="000000" w:themeColor="text1"/>
            <w:sz w:val="19"/>
            <w:szCs w:val="19"/>
          </w:rPr>
          <w:t xml:space="preserve"> </w:t>
        </w:r>
      </w:ins>
    </w:p>
    <w:p w:rsidR="2FED0B90" w:rsidP="7AC8A412" w:rsidRDefault="2FED0B90" w14:paraId="6EEDA408" w14:textId="3DDD0F51">
      <w:pPr>
        <w:rPr>
          <w:ins w:author="Solveig Bjørkholt" w:date="2024-02-15T12:50:00Z" w:id="2"/>
          <w:rFonts w:ascii="Calibri" w:hAnsi="Calibri" w:eastAsia="Calibri" w:cs="Calibri"/>
          <w:color w:val="000000" w:themeColor="text1"/>
          <w:sz w:val="19"/>
          <w:szCs w:val="19"/>
        </w:rPr>
      </w:pPr>
      <w:r w:rsidRPr="5C5FCAEA">
        <w:rPr>
          <w:rFonts w:ascii="Calibri" w:hAnsi="Calibri" w:eastAsia="Calibri" w:cs="Calibri"/>
          <w:color w:val="000000" w:themeColor="text1"/>
          <w:sz w:val="19"/>
          <w:szCs w:val="19"/>
        </w:rPr>
        <w:t>The Telegram post reads: “X”. Your task is to answer the following questions. Answer based on explicit clues in the post.</w:t>
      </w:r>
    </w:p>
    <w:p w:rsidR="5C5FCAEA" w:rsidP="5C5FCAEA" w:rsidRDefault="5C5FCAEA" w14:paraId="7223ED2E" w14:textId="7633C53A">
      <w:pPr>
        <w:rPr>
          <w:rFonts w:ascii="Calibri" w:hAnsi="Calibri" w:eastAsia="Calibri" w:cs="Calibri"/>
          <w:b/>
          <w:bCs/>
          <w:color w:val="000000" w:themeColor="text1"/>
          <w:sz w:val="19"/>
          <w:szCs w:val="19"/>
        </w:rPr>
      </w:pPr>
    </w:p>
    <w:p w:rsidR="2FED0B90" w:rsidP="7AC8A412" w:rsidRDefault="2FED0B90" w14:paraId="7658147C" w14:textId="220312CA">
      <w:pPr>
        <w:rPr>
          <w:rFonts w:ascii="Calibri" w:hAnsi="Calibri" w:eastAsia="Calibri" w:cs="Calibri"/>
          <w:color w:val="000000" w:themeColor="text1"/>
          <w:sz w:val="19"/>
          <w:szCs w:val="19"/>
        </w:rPr>
      </w:pPr>
      <w:r w:rsidRPr="7AC8A412">
        <w:rPr>
          <w:rFonts w:ascii="Calibri" w:hAnsi="Calibri" w:eastAsia="Calibri" w:cs="Calibri"/>
          <w:b/>
          <w:bCs/>
          <w:color w:val="000000" w:themeColor="text1"/>
          <w:sz w:val="19"/>
          <w:szCs w:val="19"/>
        </w:rPr>
        <w:t>FOCUS QUESTIONS</w:t>
      </w:r>
    </w:p>
    <w:p w:rsidR="2FED0B90" w:rsidP="7AC8A412" w:rsidRDefault="2FED0B90" w14:paraId="7EC45F51" w14:textId="4A156034">
      <w:pPr>
        <w:rPr>
          <w:rFonts w:ascii="Calibri" w:hAnsi="Calibri" w:eastAsia="Calibri" w:cs="Calibri"/>
          <w:color w:val="000000" w:themeColor="text1"/>
          <w:sz w:val="19"/>
          <w:szCs w:val="19"/>
        </w:rPr>
      </w:pPr>
      <w:r w:rsidRPr="1B3A9CC5" w:rsidR="2FED0B90">
        <w:rPr>
          <w:rFonts w:ascii="Calibri" w:hAnsi="Calibri" w:eastAsia="Calibri" w:cs="Calibri"/>
          <w:color w:val="000000" w:themeColor="text1" w:themeTint="FF" w:themeShade="FF"/>
          <w:sz w:val="19"/>
          <w:szCs w:val="19"/>
        </w:rPr>
        <w:t>War_mention</w:t>
      </w:r>
      <w:r w:rsidRPr="1B3A9CC5" w:rsidR="2FED0B90">
        <w:rPr>
          <w:rFonts w:ascii="Calibri" w:hAnsi="Calibri" w:eastAsia="Calibri" w:cs="Calibri"/>
          <w:color w:val="000000" w:themeColor="text1" w:themeTint="FF" w:themeShade="FF"/>
          <w:sz w:val="19"/>
          <w:szCs w:val="19"/>
        </w:rPr>
        <w:t xml:space="preserve">: </w:t>
      </w:r>
      <w:r w:rsidRPr="1B3A9CC5" w:rsidR="4104CB96">
        <w:rPr>
          <w:rFonts w:ascii="Calibri" w:hAnsi="Calibri" w:eastAsia="Calibri" w:cs="Calibri"/>
          <w:color w:val="000000" w:themeColor="text1" w:themeTint="FF" w:themeShade="FF"/>
          <w:sz w:val="19"/>
          <w:szCs w:val="19"/>
        </w:rPr>
        <w:t>Does the post mention the war in</w:t>
      </w:r>
      <w:r w:rsidRPr="1B3A9CC5" w:rsidR="2FED0B90">
        <w:rPr>
          <w:rFonts w:ascii="Calibri" w:hAnsi="Calibri" w:eastAsia="Calibri" w:cs="Calibri"/>
          <w:color w:val="000000" w:themeColor="text1" w:themeTint="FF" w:themeShade="FF"/>
          <w:sz w:val="19"/>
          <w:szCs w:val="19"/>
        </w:rPr>
        <w:t xml:space="preserve"> </w:t>
      </w:r>
      <w:r w:rsidRPr="1B3A9CC5" w:rsidR="2FED0B90">
        <w:rPr>
          <w:rFonts w:ascii="Calibri" w:hAnsi="Calibri" w:eastAsia="Calibri" w:cs="Calibri"/>
          <w:color w:val="000000" w:themeColor="text1" w:themeTint="FF" w:themeShade="FF"/>
          <w:sz w:val="19"/>
          <w:szCs w:val="19"/>
        </w:rPr>
        <w:t>Ukraine? 0 (no), 1 (yes).</w:t>
      </w:r>
    </w:p>
    <w:p w:rsidR="2FED0B90" w:rsidP="7AC8A412" w:rsidRDefault="2FED0B90" w14:paraId="58298F27" w14:textId="657E9EBB">
      <w:pPr>
        <w:rPr>
          <w:rFonts w:ascii="Calibri" w:hAnsi="Calibri" w:eastAsia="Calibri" w:cs="Calibri"/>
          <w:color w:val="000000" w:themeColor="text1"/>
          <w:sz w:val="19"/>
          <w:szCs w:val="19"/>
        </w:rPr>
      </w:pPr>
      <w:r w:rsidRPr="611AAF07">
        <w:rPr>
          <w:rFonts w:ascii="Calibri" w:hAnsi="Calibri" w:eastAsia="Calibri" w:cs="Calibri"/>
          <w:color w:val="000000" w:themeColor="text1"/>
          <w:sz w:val="19"/>
          <w:szCs w:val="19"/>
        </w:rPr>
        <w:t>Putin_focus: All the post mention Putin, but not all posts are about Putin mainly. Is Putin the main focus of this post? 0 (no), 1 (yes).</w:t>
      </w:r>
    </w:p>
    <w:p w:rsidR="2FED0B90" w:rsidP="7AC8A412" w:rsidRDefault="2FED0B90" w14:paraId="3C9DF2BC" w14:textId="30AAE7FF">
      <w:pPr>
        <w:rPr>
          <w:ins w:author="Solveig Bjørkholt" w:date="2024-02-15T12:47:00Z" w:id="3"/>
          <w:rFonts w:ascii="Calibri" w:hAnsi="Calibri" w:eastAsia="Calibri" w:cs="Calibri"/>
          <w:color w:val="000000" w:themeColor="text1"/>
          <w:sz w:val="19"/>
          <w:szCs w:val="19"/>
        </w:rPr>
      </w:pPr>
      <w:r w:rsidRPr="5C5FCAEA">
        <w:rPr>
          <w:rFonts w:ascii="Calibri" w:hAnsi="Calibri" w:eastAsia="Calibri" w:cs="Calibri"/>
          <w:color w:val="000000" w:themeColor="text1"/>
          <w:sz w:val="19"/>
          <w:szCs w:val="19"/>
        </w:rPr>
        <w:t>Post_type: What kind of post is this? (0) news/</w:t>
      </w:r>
      <w:r w:rsidRPr="5C5FCAEA" w:rsidR="5685DAD4">
        <w:rPr>
          <w:rFonts w:ascii="Calibri" w:hAnsi="Calibri" w:eastAsia="Calibri" w:cs="Calibri"/>
          <w:color w:val="000000" w:themeColor="text1"/>
          <w:sz w:val="19"/>
          <w:szCs w:val="19"/>
        </w:rPr>
        <w:t>quote/</w:t>
      </w:r>
      <w:r w:rsidRPr="5C5FCAEA">
        <w:rPr>
          <w:rFonts w:ascii="Calibri" w:hAnsi="Calibri" w:eastAsia="Calibri" w:cs="Calibri"/>
          <w:color w:val="000000" w:themeColor="text1"/>
          <w:sz w:val="19"/>
          <w:szCs w:val="19"/>
        </w:rPr>
        <w:t>factual description, (1) opinion</w:t>
      </w:r>
      <w:r w:rsidRPr="5C5FCAEA" w:rsidR="3A9EFFB5">
        <w:rPr>
          <w:rFonts w:ascii="Calibri" w:hAnsi="Calibri" w:eastAsia="Calibri" w:cs="Calibri"/>
          <w:color w:val="000000" w:themeColor="text1"/>
          <w:sz w:val="19"/>
          <w:szCs w:val="19"/>
        </w:rPr>
        <w:t>/commentary</w:t>
      </w:r>
      <w:r w:rsidRPr="5C5FCAEA">
        <w:rPr>
          <w:rFonts w:ascii="Calibri" w:hAnsi="Calibri" w:eastAsia="Calibri" w:cs="Calibri"/>
          <w:color w:val="000000" w:themeColor="text1"/>
          <w:sz w:val="19"/>
          <w:szCs w:val="19"/>
        </w:rPr>
        <w:t>.</w:t>
      </w:r>
    </w:p>
    <w:p w:rsidR="5C5FCAEA" w:rsidP="5C5FCAEA" w:rsidRDefault="5C5FCAEA" w14:paraId="3A42ED10" w14:textId="5B282AC4">
      <w:pPr>
        <w:rPr>
          <w:rFonts w:ascii="Calibri" w:hAnsi="Calibri" w:eastAsia="Calibri" w:cs="Calibri"/>
          <w:b/>
          <w:bCs/>
          <w:color w:val="000000" w:themeColor="text1"/>
          <w:sz w:val="19"/>
          <w:szCs w:val="19"/>
        </w:rPr>
      </w:pPr>
    </w:p>
    <w:p w:rsidR="2FED0B90" w:rsidP="7AC8A412" w:rsidRDefault="438651EE" w14:paraId="47F450EF" w14:textId="423D2AFE">
      <w:pPr>
        <w:rPr>
          <w:rFonts w:ascii="Calibri" w:hAnsi="Calibri" w:eastAsia="Calibri" w:cs="Calibri"/>
          <w:color w:val="000000" w:themeColor="text1"/>
          <w:sz w:val="19"/>
          <w:szCs w:val="19"/>
        </w:rPr>
      </w:pPr>
      <w:r w:rsidRPr="5C5FCAEA">
        <w:rPr>
          <w:rFonts w:ascii="Calibri" w:hAnsi="Calibri" w:eastAsia="Calibri" w:cs="Calibri"/>
          <w:b/>
          <w:bCs/>
          <w:color w:val="000000" w:themeColor="text1"/>
          <w:sz w:val="19"/>
          <w:szCs w:val="19"/>
        </w:rPr>
        <w:t xml:space="preserve">MAIN </w:t>
      </w:r>
      <w:r w:rsidRPr="5C5FCAEA" w:rsidR="2FED0B90">
        <w:rPr>
          <w:rFonts w:ascii="Calibri" w:hAnsi="Calibri" w:eastAsia="Calibri" w:cs="Calibri"/>
          <w:b/>
          <w:bCs/>
          <w:color w:val="000000" w:themeColor="text1"/>
          <w:sz w:val="19"/>
          <w:szCs w:val="19"/>
        </w:rPr>
        <w:t>QUESTIONS</w:t>
      </w:r>
    </w:p>
    <w:p w:rsidR="091A69FF" w:rsidP="5C5FCAEA" w:rsidRDefault="41E02759" w14:paraId="31B17692" w14:textId="030F0E46">
      <w:pPr>
        <w:rPr>
          <w:rFonts w:ascii="Calibri" w:hAnsi="Calibri" w:eastAsia="Calibri" w:cs="Calibri"/>
          <w:color w:val="000000" w:themeColor="text1"/>
          <w:sz w:val="19"/>
          <w:szCs w:val="19"/>
        </w:rPr>
      </w:pPr>
      <w:r w:rsidRPr="5C5FCAEA">
        <w:rPr>
          <w:rFonts w:ascii="Calibri" w:hAnsi="Calibri" w:eastAsia="Calibri" w:cs="Calibri"/>
          <w:color w:val="000000" w:themeColor="text1"/>
          <w:sz w:val="19"/>
          <w:szCs w:val="19"/>
        </w:rPr>
        <w:t>Vibe</w:t>
      </w:r>
      <w:r w:rsidRPr="5C5FCAEA" w:rsidR="553C5CF6">
        <w:rPr>
          <w:rFonts w:ascii="Calibri" w:hAnsi="Calibri" w:eastAsia="Calibri" w:cs="Calibri"/>
          <w:color w:val="000000" w:themeColor="text1"/>
          <w:sz w:val="19"/>
          <w:szCs w:val="19"/>
        </w:rPr>
        <w:t>_Puti</w:t>
      </w:r>
      <w:r w:rsidRPr="5C5FCAEA" w:rsidR="2FED0B90">
        <w:rPr>
          <w:rFonts w:ascii="Calibri" w:hAnsi="Calibri" w:eastAsia="Calibri" w:cs="Calibri"/>
          <w:color w:val="000000" w:themeColor="text1"/>
          <w:sz w:val="19"/>
          <w:szCs w:val="19"/>
        </w:rPr>
        <w:t xml:space="preserve">n: </w:t>
      </w:r>
      <w:r w:rsidRPr="5C5FCAEA" w:rsidR="00F20574">
        <w:rPr>
          <w:rFonts w:ascii="Calibri" w:hAnsi="Calibri" w:eastAsia="Calibri" w:cs="Calibri"/>
          <w:color w:val="000000" w:themeColor="text1"/>
          <w:sz w:val="19"/>
          <w:szCs w:val="19"/>
        </w:rPr>
        <w:t>Does</w:t>
      </w:r>
      <w:r w:rsidRPr="5C5FCAEA" w:rsidR="2FED0B90">
        <w:rPr>
          <w:rFonts w:ascii="Calibri" w:hAnsi="Calibri" w:eastAsia="Calibri" w:cs="Calibri"/>
          <w:color w:val="000000" w:themeColor="text1"/>
          <w:sz w:val="19"/>
          <w:szCs w:val="19"/>
        </w:rPr>
        <w:t xml:space="preserve"> the post </w:t>
      </w:r>
      <w:r w:rsidRPr="5C5FCAEA" w:rsidR="00F20574">
        <w:rPr>
          <w:rFonts w:ascii="Calibri" w:hAnsi="Calibri" w:eastAsia="Calibri" w:cs="Calibri"/>
          <w:color w:val="000000" w:themeColor="text1"/>
          <w:sz w:val="19"/>
          <w:szCs w:val="19"/>
        </w:rPr>
        <w:t xml:space="preserve">appear to be </w:t>
      </w:r>
      <w:r w:rsidRPr="5C5FCAEA" w:rsidR="2FED0B90">
        <w:rPr>
          <w:rFonts w:ascii="Calibri" w:hAnsi="Calibri" w:eastAsia="Calibri" w:cs="Calibri"/>
          <w:color w:val="000000" w:themeColor="text1"/>
          <w:sz w:val="19"/>
          <w:szCs w:val="19"/>
        </w:rPr>
        <w:t>supportive or opposed to Putin? 1 (opposed), 2 (neither opposed or supportive), 3 (supportive).</w:t>
      </w:r>
    </w:p>
    <w:p w:rsidR="7ADCF835" w:rsidP="611AAF07" w:rsidRDefault="7ADCF835" w14:paraId="0AD3B11A" w14:textId="7E8168B6">
      <w:pPr>
        <w:rPr>
          <w:rFonts w:ascii="Calibri" w:hAnsi="Calibri" w:eastAsia="Calibri" w:cs="Calibri"/>
          <w:color w:val="000000" w:themeColor="text1"/>
          <w:sz w:val="19"/>
          <w:szCs w:val="19"/>
        </w:rPr>
      </w:pPr>
      <w:r w:rsidRPr="611AAF07">
        <w:rPr>
          <w:rFonts w:ascii="Calibri" w:hAnsi="Calibri" w:eastAsia="Calibri" w:cs="Calibri"/>
          <w:color w:val="000000" w:themeColor="text1"/>
          <w:sz w:val="19"/>
          <w:szCs w:val="19"/>
        </w:rPr>
        <w:t xml:space="preserve">Support_Putin: </w:t>
      </w:r>
      <w:r w:rsidRPr="611AAF07" w:rsidR="7AEA21E2">
        <w:rPr>
          <w:rFonts w:ascii="Calibri" w:hAnsi="Calibri" w:eastAsia="Calibri" w:cs="Calibri"/>
          <w:color w:val="000000" w:themeColor="text1"/>
          <w:sz w:val="19"/>
          <w:szCs w:val="19"/>
        </w:rPr>
        <w:t>Does the author of the post express personal support for Putin?</w:t>
      </w:r>
      <w:r w:rsidRPr="611AAF07" w:rsidR="1CE62822">
        <w:rPr>
          <w:rFonts w:ascii="Calibri" w:hAnsi="Calibri" w:eastAsia="Calibri" w:cs="Calibri"/>
          <w:color w:val="000000" w:themeColor="text1"/>
          <w:sz w:val="19"/>
          <w:szCs w:val="19"/>
        </w:rPr>
        <w:t xml:space="preserve"> 0 (no), 1 (yes).</w:t>
      </w:r>
    </w:p>
    <w:p w:rsidR="611AAF07" w:rsidP="611AAF07" w:rsidRDefault="56CD43EC" w14:paraId="5274454B" w14:textId="085B001C">
      <w:pPr>
        <w:rPr>
          <w:rFonts w:ascii="Calibri" w:hAnsi="Calibri" w:eastAsia="Calibri" w:cs="Calibri"/>
          <w:color w:val="000000" w:themeColor="text1"/>
          <w:sz w:val="19"/>
          <w:szCs w:val="19"/>
        </w:rPr>
      </w:pPr>
      <w:r w:rsidRPr="5C5FCAEA">
        <w:rPr>
          <w:rFonts w:ascii="Calibri" w:hAnsi="Calibri" w:eastAsia="Calibri" w:cs="Calibri"/>
          <w:color w:val="000000" w:themeColor="text1"/>
          <w:sz w:val="19"/>
          <w:szCs w:val="19"/>
        </w:rPr>
        <w:t xml:space="preserve">Criticism_Putin: </w:t>
      </w:r>
      <w:r w:rsidRPr="5C5FCAEA" w:rsidR="4D3A7EE3">
        <w:rPr>
          <w:rFonts w:ascii="Calibri" w:hAnsi="Calibri" w:eastAsia="Calibri" w:cs="Calibri"/>
          <w:color w:val="000000" w:themeColor="text1"/>
          <w:sz w:val="19"/>
          <w:szCs w:val="19"/>
        </w:rPr>
        <w:t>Does the author of the post exp</w:t>
      </w:r>
      <w:r w:rsidRPr="5C5FCAEA" w:rsidR="587BCE9B">
        <w:rPr>
          <w:rFonts w:ascii="Calibri" w:hAnsi="Calibri" w:eastAsia="Calibri" w:cs="Calibri"/>
          <w:color w:val="000000" w:themeColor="text1"/>
          <w:sz w:val="19"/>
          <w:szCs w:val="19"/>
        </w:rPr>
        <w:t>licitly</w:t>
      </w:r>
      <w:r w:rsidRPr="5C5FCAEA" w:rsidR="4D3A7EE3">
        <w:rPr>
          <w:rFonts w:ascii="Calibri" w:hAnsi="Calibri" w:eastAsia="Calibri" w:cs="Calibri"/>
          <w:color w:val="000000" w:themeColor="text1"/>
          <w:sz w:val="19"/>
          <w:szCs w:val="19"/>
        </w:rPr>
        <w:t xml:space="preserve"> critici</w:t>
      </w:r>
      <w:r w:rsidRPr="5C5FCAEA" w:rsidR="60A9A1E7">
        <w:rPr>
          <w:rFonts w:ascii="Calibri" w:hAnsi="Calibri" w:eastAsia="Calibri" w:cs="Calibri"/>
          <w:color w:val="000000" w:themeColor="text1"/>
          <w:sz w:val="19"/>
          <w:szCs w:val="19"/>
        </w:rPr>
        <w:t xml:space="preserve">ze </w:t>
      </w:r>
      <w:r w:rsidRPr="5C5FCAEA" w:rsidR="4D3A7EE3">
        <w:rPr>
          <w:rFonts w:ascii="Calibri" w:hAnsi="Calibri" w:eastAsia="Calibri" w:cs="Calibri"/>
          <w:color w:val="000000" w:themeColor="text1"/>
          <w:sz w:val="19"/>
          <w:szCs w:val="19"/>
        </w:rPr>
        <w:t>Putin? 0 (no), 1 (yes).</w:t>
      </w:r>
      <w:r w:rsidRPr="5C5FCAEA" w:rsidR="0D5E6D8F">
        <w:rPr>
          <w:rFonts w:ascii="Calibri" w:hAnsi="Calibri" w:eastAsia="Calibri" w:cs="Calibri"/>
          <w:color w:val="000000" w:themeColor="text1"/>
          <w:sz w:val="19"/>
          <w:szCs w:val="19"/>
        </w:rPr>
        <w:t xml:space="preserve"> </w:t>
      </w:r>
    </w:p>
    <w:p w:rsidR="611AAF07" w:rsidP="5C5FCAEA" w:rsidRDefault="611AAF07" w14:paraId="4A675524" w14:textId="544A5451">
      <w:pPr>
        <w:rPr>
          <w:rFonts w:ascii="Calibri" w:hAnsi="Calibri" w:eastAsia="Calibri" w:cs="Calibri"/>
          <w:color w:val="000000" w:themeColor="text1"/>
          <w:sz w:val="19"/>
          <w:szCs w:val="19"/>
        </w:rPr>
      </w:pPr>
    </w:p>
    <w:p w:rsidR="611AAF07" w:rsidP="5C5FCAEA" w:rsidRDefault="209A91D4" w14:paraId="4A584162" w14:textId="49C5E7A6">
      <w:pPr>
        <w:rPr>
          <w:rFonts w:ascii="Calibri" w:hAnsi="Calibri" w:eastAsia="Calibri" w:cs="Calibri"/>
          <w:b/>
          <w:bCs/>
          <w:color w:val="000000" w:themeColor="text1"/>
          <w:sz w:val="19"/>
          <w:szCs w:val="19"/>
          <w:u w:val="single"/>
        </w:rPr>
      </w:pPr>
      <w:r w:rsidRPr="5C5FCAEA">
        <w:rPr>
          <w:rFonts w:ascii="Calibri" w:hAnsi="Calibri" w:eastAsia="Calibri" w:cs="Calibri"/>
          <w:b/>
          <w:bCs/>
          <w:color w:val="000000" w:themeColor="text1"/>
          <w:sz w:val="19"/>
          <w:szCs w:val="19"/>
          <w:u w:val="single"/>
        </w:rPr>
        <w:t>April:</w:t>
      </w:r>
    </w:p>
    <w:p w:rsidR="611AAF07" w:rsidP="5C5FCAEA" w:rsidRDefault="209A91D4" w14:paraId="78D25C7F" w14:textId="053D941F">
      <w:pPr>
        <w:pStyle w:val="ListParagraph"/>
        <w:numPr>
          <w:ilvl w:val="0"/>
          <w:numId w:val="1"/>
        </w:numPr>
        <w:rPr>
          <w:rFonts w:ascii="Calibri" w:hAnsi="Calibri" w:eastAsia="Calibri" w:cs="Calibri"/>
          <w:color w:val="000000" w:themeColor="text1"/>
          <w:sz w:val="19"/>
          <w:szCs w:val="19"/>
        </w:rPr>
      </w:pPr>
      <w:r w:rsidRPr="5C5FCAEA">
        <w:rPr>
          <w:rFonts w:ascii="Calibri" w:hAnsi="Calibri" w:eastAsia="Calibri" w:cs="Calibri"/>
          <w:color w:val="000000" w:themeColor="text1"/>
          <w:sz w:val="19"/>
          <w:szCs w:val="19"/>
        </w:rPr>
        <w:t>Code 200 posts</w:t>
      </w:r>
    </w:p>
    <w:p w:rsidR="611AAF07" w:rsidP="5C5FCAEA" w:rsidRDefault="209A91D4" w14:paraId="031680A4" w14:textId="26231A3B">
      <w:pPr>
        <w:pStyle w:val="ListParagraph"/>
        <w:numPr>
          <w:ilvl w:val="0"/>
          <w:numId w:val="1"/>
        </w:numPr>
        <w:rPr>
          <w:rFonts w:ascii="Calibri" w:hAnsi="Calibri" w:eastAsia="Calibri" w:cs="Calibri"/>
          <w:color w:val="000000" w:themeColor="text1"/>
          <w:sz w:val="19"/>
          <w:szCs w:val="19"/>
        </w:rPr>
      </w:pPr>
      <w:r w:rsidRPr="5C5FCAEA">
        <w:rPr>
          <w:rFonts w:ascii="Calibri" w:hAnsi="Calibri" w:eastAsia="Calibri" w:cs="Calibri"/>
          <w:color w:val="000000" w:themeColor="text1"/>
          <w:sz w:val="19"/>
          <w:szCs w:val="19"/>
        </w:rPr>
        <w:t>Agree on the posts we disagreed on</w:t>
      </w:r>
    </w:p>
    <w:p w:rsidR="611AAF07" w:rsidP="5C5FCAEA" w:rsidRDefault="209A91D4" w14:paraId="7B38AE65" w14:textId="77A870CA">
      <w:pPr>
        <w:pStyle w:val="ListParagraph"/>
        <w:numPr>
          <w:ilvl w:val="0"/>
          <w:numId w:val="1"/>
        </w:numPr>
        <w:rPr>
          <w:rFonts w:ascii="Calibri" w:hAnsi="Calibri" w:eastAsia="Calibri" w:cs="Calibri"/>
          <w:color w:val="000000" w:themeColor="text1"/>
          <w:sz w:val="19"/>
          <w:szCs w:val="19"/>
        </w:rPr>
      </w:pPr>
      <w:r w:rsidRPr="5C5FCAEA">
        <w:rPr>
          <w:rFonts w:ascii="Calibri" w:hAnsi="Calibri" w:eastAsia="Calibri" w:cs="Calibri"/>
          <w:color w:val="000000" w:themeColor="text1"/>
          <w:sz w:val="19"/>
          <w:szCs w:val="19"/>
        </w:rPr>
        <w:t>Go over ChatGPT and see if we agree on it</w:t>
      </w:r>
    </w:p>
    <w:p w:rsidR="611AAF07" w:rsidP="5C5FCAEA" w:rsidRDefault="209A91D4" w14:paraId="232EC050" w14:textId="14DA77A0">
      <w:pPr>
        <w:pStyle w:val="ListParagraph"/>
        <w:numPr>
          <w:ilvl w:val="0"/>
          <w:numId w:val="1"/>
        </w:numPr>
        <w:rPr>
          <w:rFonts w:ascii="Calibri" w:hAnsi="Calibri" w:eastAsia="Calibri" w:cs="Calibri"/>
          <w:color w:val="000000" w:themeColor="text1"/>
          <w:sz w:val="19"/>
          <w:szCs w:val="19"/>
        </w:rPr>
      </w:pPr>
      <w:r w:rsidRPr="5C5FCAEA">
        <w:rPr>
          <w:rFonts w:ascii="Calibri" w:hAnsi="Calibri" w:eastAsia="Calibri" w:cs="Calibri"/>
          <w:color w:val="000000" w:themeColor="text1"/>
          <w:sz w:val="19"/>
          <w:szCs w:val="19"/>
        </w:rPr>
        <w:t>Make validation based on this</w:t>
      </w:r>
    </w:p>
    <w:p w:rsidR="611AAF07" w:rsidP="611AAF07" w:rsidRDefault="611AAF07" w14:paraId="0519C087" w14:textId="78A14A64">
      <w:pPr>
        <w:rPr>
          <w:rFonts w:ascii="Calibri" w:hAnsi="Calibri" w:eastAsia="Calibri" w:cs="Calibri"/>
          <w:color w:val="000000" w:themeColor="text1"/>
          <w:sz w:val="19"/>
          <w:szCs w:val="19"/>
        </w:rPr>
      </w:pPr>
    </w:p>
    <w:p w:rsidR="611AAF07" w:rsidP="611AAF07" w:rsidRDefault="611AAF07" w14:paraId="5D2C51E6" w14:textId="16F4420B">
      <w:pPr>
        <w:rPr>
          <w:rFonts w:ascii="Calibri" w:hAnsi="Calibri" w:eastAsia="Calibri" w:cs="Calibri"/>
          <w:color w:val="000000" w:themeColor="text1"/>
          <w:sz w:val="19"/>
          <w:szCs w:val="19"/>
        </w:rPr>
      </w:pPr>
    </w:p>
    <w:p w:rsidR="5C5FCAEA" w:rsidP="5C5FCAEA" w:rsidRDefault="5C5FCAEA" w14:paraId="454D2D61" w14:textId="22378EBF">
      <w:pPr>
        <w:rPr>
          <w:rFonts w:ascii="Calibri" w:hAnsi="Calibri" w:eastAsia="Calibri" w:cs="Calibri"/>
          <w:color w:val="000000" w:themeColor="text1"/>
          <w:sz w:val="19"/>
          <w:szCs w:val="19"/>
        </w:rPr>
      </w:pPr>
    </w:p>
    <w:p w:rsidR="5C5FCAEA" w:rsidP="5C5FCAEA" w:rsidRDefault="5C5FCAEA" w14:paraId="48BD164C" w14:textId="1AC9962C">
      <w:pPr>
        <w:rPr>
          <w:rFonts w:ascii="Calibri" w:hAnsi="Calibri" w:eastAsia="Calibri" w:cs="Calibri"/>
          <w:color w:val="000000" w:themeColor="text1"/>
          <w:sz w:val="19"/>
          <w:szCs w:val="19"/>
        </w:rPr>
      </w:pPr>
    </w:p>
    <w:p w:rsidR="611AAF07" w:rsidP="611AAF07" w:rsidRDefault="611AAF07" w14:paraId="0C0A5F41" w14:textId="1CE1D117">
      <w:pPr>
        <w:rPr>
          <w:rFonts w:ascii="Calibri" w:hAnsi="Calibri" w:eastAsia="Calibri" w:cs="Calibri"/>
          <w:color w:val="000000" w:themeColor="text1"/>
          <w:sz w:val="19"/>
          <w:szCs w:val="19"/>
        </w:rPr>
      </w:pPr>
    </w:p>
    <w:p w:rsidR="611AAF07" w:rsidP="611AAF07" w:rsidRDefault="611AAF07" w14:paraId="1810673F" w14:textId="0A61CB18">
      <w:pPr>
        <w:rPr>
          <w:rFonts w:ascii="Calibri" w:hAnsi="Calibri" w:eastAsia="Calibri" w:cs="Calibri"/>
          <w:color w:val="000000" w:themeColor="text1"/>
          <w:sz w:val="19"/>
          <w:szCs w:val="19"/>
        </w:rPr>
      </w:pPr>
    </w:p>
    <w:p w:rsidR="2E45F4CC" w:rsidP="611AAF07" w:rsidRDefault="2E45F4CC" w14:paraId="3726A8A3" w14:textId="38AC3A24">
      <w:pPr>
        <w:rPr>
          <w:rFonts w:ascii="Calibri" w:hAnsi="Calibri" w:eastAsia="Calibri" w:cs="Calibri"/>
          <w:color w:val="000000" w:themeColor="text1"/>
          <w:sz w:val="24"/>
          <w:szCs w:val="24"/>
        </w:rPr>
      </w:pPr>
      <w:r w:rsidRPr="5DFBEEDF">
        <w:rPr>
          <w:rFonts w:ascii="Calibri" w:hAnsi="Calibri" w:eastAsia="Calibri" w:cs="Calibri"/>
          <w:b/>
          <w:bCs/>
          <w:color w:val="000000" w:themeColor="text1"/>
          <w:sz w:val="24"/>
          <w:szCs w:val="24"/>
        </w:rPr>
        <w:t>Vibe_Putin:</w:t>
      </w:r>
      <w:r w:rsidRPr="5DFBEEDF">
        <w:rPr>
          <w:rFonts w:ascii="Calibri" w:hAnsi="Calibri" w:eastAsia="Calibri" w:cs="Calibri"/>
          <w:color w:val="000000" w:themeColor="text1"/>
          <w:sz w:val="24"/>
          <w:szCs w:val="24"/>
        </w:rPr>
        <w:t xml:space="preserve"> Does the post appear to be supportive or opposed to Putin? 1 (opposed), 2 (neither opposed or supportive), 3 (supportive).</w:t>
      </w:r>
    </w:p>
    <w:p w:rsidR="5DFBEEDF" w:rsidP="5C5FCAEA" w:rsidRDefault="5DFBEEDF" w14:paraId="4EA39927" w14:textId="4810B3CB">
      <w:pPr>
        <w:rPr>
          <w:rFonts w:ascii="Calibri" w:hAnsi="Calibri" w:eastAsia="Calibri" w:cs="Calibri"/>
          <w:color w:val="000000" w:themeColor="text1"/>
          <w:sz w:val="24"/>
          <w:szCs w:val="24"/>
        </w:rPr>
      </w:pPr>
    </w:p>
    <w:p w:rsidR="4DCB3654" w:rsidP="5C5FCAEA" w:rsidRDefault="4DCB3654" w14:paraId="277AF4C1" w14:textId="0FB93DE6">
      <w:pPr>
        <w:rPr>
          <w:rFonts w:ascii="Calibri" w:hAnsi="Calibri" w:eastAsia="Calibri" w:cs="Calibri"/>
          <w:color w:val="000000" w:themeColor="text1"/>
          <w:sz w:val="24"/>
          <w:szCs w:val="24"/>
        </w:rPr>
      </w:pPr>
      <w:r w:rsidRPr="5C5FCAEA">
        <w:rPr>
          <w:rFonts w:ascii="Calibri" w:hAnsi="Calibri" w:eastAsia="Calibri" w:cs="Calibri"/>
          <w:color w:val="000000" w:themeColor="text1"/>
          <w:sz w:val="24"/>
          <w:szCs w:val="24"/>
        </w:rPr>
        <w:t xml:space="preserve"> - What are they saying (context – is it good) vs. Is the purpose of the post to frame Putin in a good light.</w:t>
      </w:r>
    </w:p>
    <w:p w:rsidR="4DCB3654" w:rsidP="5C5FCAEA" w:rsidRDefault="4DCB3654" w14:paraId="20423D36" w14:textId="3117FDEA">
      <w:pPr>
        <w:rPr>
          <w:rFonts w:ascii="Calibri" w:hAnsi="Calibri" w:eastAsia="Calibri" w:cs="Calibri"/>
          <w:color w:val="000000" w:themeColor="text1"/>
          <w:sz w:val="24"/>
          <w:szCs w:val="24"/>
        </w:rPr>
      </w:pPr>
      <w:r w:rsidRPr="5C5FCAEA">
        <w:rPr>
          <w:rFonts w:ascii="Calibri" w:hAnsi="Calibri" w:eastAsia="Calibri" w:cs="Calibri"/>
          <w:color w:val="000000" w:themeColor="text1"/>
          <w:sz w:val="24"/>
          <w:szCs w:val="24"/>
        </w:rPr>
        <w:t xml:space="preserve"> - What is the point of having a “vibe” variable if we are not including context?</w:t>
      </w:r>
    </w:p>
    <w:p w:rsidR="5C5FCAEA" w:rsidP="5C5FCAEA" w:rsidRDefault="5C5FCAEA" w14:paraId="2B71E9CA" w14:textId="7B9788BA">
      <w:pPr>
        <w:rPr>
          <w:rFonts w:ascii="Calibri" w:hAnsi="Calibri" w:eastAsia="Calibri" w:cs="Calibri"/>
          <w:color w:val="000000" w:themeColor="text1"/>
          <w:sz w:val="24"/>
          <w:szCs w:val="24"/>
        </w:rPr>
      </w:pPr>
    </w:p>
    <w:tbl>
      <w:tblPr>
        <w:tblStyle w:val="TableGrid"/>
        <w:tblW w:w="0" w:type="auto"/>
        <w:tblLayout w:type="fixed"/>
        <w:tblLook w:val="06A0" w:firstRow="1" w:lastRow="0" w:firstColumn="1" w:lastColumn="0" w:noHBand="1" w:noVBand="1"/>
      </w:tblPr>
      <w:tblGrid>
        <w:gridCol w:w="2241"/>
        <w:gridCol w:w="3559"/>
        <w:gridCol w:w="3559"/>
      </w:tblGrid>
      <w:tr w:rsidR="611AAF07" w:rsidTr="70C3F8B7" w14:paraId="4CB19855" w14:textId="77777777">
        <w:trPr>
          <w:trHeight w:val="300"/>
        </w:trPr>
        <w:tc>
          <w:tcPr>
            <w:tcW w:w="2241" w:type="dxa"/>
          </w:tcPr>
          <w:p w:rsidR="2E45F4CC" w:rsidP="611AAF07" w:rsidRDefault="2E45F4CC" w14:paraId="1DFB29BE" w14:textId="7442898B">
            <w:pPr>
              <w:rPr>
                <w:rFonts w:ascii="Calibri" w:hAnsi="Calibri" w:eastAsia="Calibri" w:cs="Calibri"/>
                <w:b/>
                <w:bCs/>
                <w:color w:val="000000" w:themeColor="text1"/>
              </w:rPr>
            </w:pPr>
            <w:r w:rsidRPr="611AAF07">
              <w:rPr>
                <w:rFonts w:ascii="Calibri" w:hAnsi="Calibri" w:eastAsia="Calibri" w:cs="Calibri"/>
                <w:b/>
                <w:bCs/>
                <w:color w:val="000000" w:themeColor="text1"/>
              </w:rPr>
              <w:t>POST</w:t>
            </w:r>
          </w:p>
        </w:tc>
        <w:tc>
          <w:tcPr>
            <w:tcW w:w="3559" w:type="dxa"/>
          </w:tcPr>
          <w:p w:rsidR="2E45F4CC" w:rsidP="611AAF07" w:rsidRDefault="2E45F4CC" w14:paraId="4D5CA8E8" w14:textId="7FD1D519">
            <w:pPr>
              <w:rPr>
                <w:rFonts w:ascii="Calibri" w:hAnsi="Calibri" w:eastAsia="Calibri" w:cs="Calibri"/>
                <w:b/>
                <w:bCs/>
                <w:color w:val="000000" w:themeColor="text1"/>
                <w:sz w:val="19"/>
                <w:szCs w:val="19"/>
              </w:rPr>
            </w:pPr>
            <w:r w:rsidRPr="611AAF07">
              <w:rPr>
                <w:rFonts w:ascii="Calibri" w:hAnsi="Calibri" w:eastAsia="Calibri" w:cs="Calibri"/>
                <w:b/>
                <w:bCs/>
                <w:color w:val="000000" w:themeColor="text1"/>
                <w:sz w:val="19"/>
                <w:szCs w:val="19"/>
              </w:rPr>
              <w:t xml:space="preserve">2 NEITHER OPPOSED OR SUPPORTIVE </w:t>
            </w:r>
          </w:p>
        </w:tc>
        <w:tc>
          <w:tcPr>
            <w:tcW w:w="3559" w:type="dxa"/>
          </w:tcPr>
          <w:p w:rsidR="611A4D50" w:rsidP="611AAF07" w:rsidRDefault="611A4D50" w14:paraId="785C5182" w14:textId="6D247E84">
            <w:pPr>
              <w:rPr>
                <w:rFonts w:ascii="Calibri" w:hAnsi="Calibri" w:eastAsia="Calibri" w:cs="Calibri"/>
                <w:b/>
                <w:bCs/>
                <w:color w:val="000000" w:themeColor="text1"/>
                <w:sz w:val="19"/>
                <w:szCs w:val="19"/>
              </w:rPr>
            </w:pPr>
            <w:r w:rsidRPr="0B6C3DB8">
              <w:rPr>
                <w:rFonts w:ascii="Calibri" w:hAnsi="Calibri" w:eastAsia="Calibri" w:cs="Calibri"/>
                <w:b/>
                <w:bCs/>
                <w:color w:val="000000" w:themeColor="text1"/>
                <w:sz w:val="19"/>
                <w:szCs w:val="19"/>
              </w:rPr>
              <w:t>3 SUPPO</w:t>
            </w:r>
            <w:r w:rsidRPr="0B6C3DB8" w:rsidR="72A47800">
              <w:rPr>
                <w:rFonts w:ascii="Calibri" w:hAnsi="Calibri" w:eastAsia="Calibri" w:cs="Calibri"/>
                <w:b/>
                <w:bCs/>
                <w:color w:val="000000" w:themeColor="text1"/>
                <w:sz w:val="19"/>
                <w:szCs w:val="19"/>
              </w:rPr>
              <w:t>R</w:t>
            </w:r>
            <w:r w:rsidRPr="0B6C3DB8">
              <w:rPr>
                <w:rFonts w:ascii="Calibri" w:hAnsi="Calibri" w:eastAsia="Calibri" w:cs="Calibri"/>
                <w:b/>
                <w:bCs/>
                <w:color w:val="000000" w:themeColor="text1"/>
                <w:sz w:val="19"/>
                <w:szCs w:val="19"/>
              </w:rPr>
              <w:t>TIVE</w:t>
            </w:r>
          </w:p>
        </w:tc>
      </w:tr>
      <w:tr w:rsidR="611AAF07" w:rsidTr="70C3F8B7" w14:paraId="1A78CB16" w14:textId="77777777">
        <w:trPr>
          <w:trHeight w:val="300"/>
        </w:trPr>
        <w:tc>
          <w:tcPr>
            <w:tcW w:w="2241" w:type="dxa"/>
          </w:tcPr>
          <w:p w:rsidR="21DAA29E" w:rsidP="611AAF07" w:rsidRDefault="21DAA29E" w14:paraId="71AA43DF" w14:textId="268FBBC8">
            <w:pPr>
              <w:ind w:left="-20" w:right="-20"/>
              <w:rPr>
                <w:rFonts w:ascii="Calibri" w:hAnsi="Calibri" w:eastAsia="Calibri" w:cs="Calibri"/>
                <w:color w:val="000000" w:themeColor="text1"/>
                <w:sz w:val="14"/>
                <w:szCs w:val="14"/>
              </w:rPr>
            </w:pPr>
            <w:r w:rsidRPr="611AAF07">
              <w:rPr>
                <w:rFonts w:ascii="Calibri" w:hAnsi="Calibri" w:eastAsia="Calibri" w:cs="Calibri"/>
                <w:color w:val="000000" w:themeColor="text1"/>
                <w:sz w:val="16"/>
                <w:szCs w:val="16"/>
              </w:rPr>
              <w:t>"Putin held a meeting at the headquarters of the Southern Military District in Rostov-on-Don.</w:t>
            </w:r>
          </w:p>
          <w:p w:rsidR="611AAF07" w:rsidP="611AAF07" w:rsidRDefault="611AAF07" w14:paraId="58722481" w14:textId="05EE0BF7">
            <w:pPr>
              <w:ind w:left="-20" w:right="-20"/>
              <w:rPr>
                <w:sz w:val="16"/>
                <w:szCs w:val="16"/>
              </w:rPr>
            </w:pPr>
          </w:p>
          <w:p w:rsidR="21DAA29E" w:rsidP="611AAF07" w:rsidRDefault="21DAA29E" w14:paraId="3A9B7394" w14:textId="7F583E73">
            <w:pPr>
              <w:ind w:left="-20" w:right="-20"/>
              <w:rPr>
                <w:rFonts w:ascii="Calibri" w:hAnsi="Calibri" w:eastAsia="Calibri" w:cs="Calibri"/>
                <w:color w:val="000000" w:themeColor="text1"/>
                <w:sz w:val="14"/>
                <w:szCs w:val="14"/>
              </w:rPr>
            </w:pPr>
            <w:r w:rsidRPr="611AAF07">
              <w:rPr>
                <w:rFonts w:ascii="Calibri" w:hAnsi="Calibri" w:eastAsia="Calibri" w:cs="Calibri"/>
                <w:color w:val="000000" w:themeColor="text1"/>
                <w:sz w:val="16"/>
                <w:szCs w:val="16"/>
              </w:rPr>
              <w:t>The President listened to reports from the Chief of the General Staff of the Russian Armed Forces Valery Gerasimov, commanders of directions, and other senior officers of the group.</w:t>
            </w:r>
          </w:p>
          <w:p w:rsidR="611AAF07" w:rsidP="611AAF07" w:rsidRDefault="611AAF07" w14:paraId="55EF6D3B" w14:textId="25F9141F">
            <w:pPr>
              <w:ind w:left="-20" w:right="-20"/>
              <w:rPr>
                <w:sz w:val="16"/>
                <w:szCs w:val="16"/>
              </w:rPr>
            </w:pPr>
          </w:p>
          <w:p w:rsidR="21DAA29E" w:rsidP="611AAF07" w:rsidRDefault="21DAA29E" w14:paraId="77DB6190" w14:textId="3B971AF9">
            <w:pPr>
              <w:ind w:left="-20" w:right="-20"/>
              <w:rPr>
                <w:rFonts w:ascii="Calibri" w:hAnsi="Calibri" w:eastAsia="Calibri" w:cs="Calibri"/>
                <w:color w:val="000000" w:themeColor="text1"/>
                <w:sz w:val="14"/>
                <w:szCs w:val="14"/>
              </w:rPr>
            </w:pPr>
            <w:r w:rsidRPr="611AAF07">
              <w:rPr>
                <w:rFonts w:ascii="Calibri" w:hAnsi="Calibri" w:eastAsia="Calibri" w:cs="Calibri"/>
                <w:color w:val="000000" w:themeColor="text1"/>
                <w:sz w:val="16"/>
                <w:szCs w:val="16"/>
              </w:rPr>
              <w:t>🟩 Subscribe - RT in Russian"</w:t>
            </w:r>
          </w:p>
          <w:p w:rsidR="611AAF07" w:rsidP="611AAF07" w:rsidRDefault="611AAF07" w14:paraId="12AF3979" w14:textId="75D57DE2">
            <w:pPr>
              <w:rPr>
                <w:rFonts w:ascii="Calibri" w:hAnsi="Calibri" w:eastAsia="Calibri" w:cs="Calibri"/>
                <w:color w:val="000000" w:themeColor="text1"/>
                <w:sz w:val="14"/>
                <w:szCs w:val="14"/>
              </w:rPr>
            </w:pPr>
          </w:p>
        </w:tc>
        <w:tc>
          <w:tcPr>
            <w:tcW w:w="3559" w:type="dxa"/>
          </w:tcPr>
          <w:p w:rsidR="5AF5D691" w:rsidP="611AAF07" w:rsidRDefault="5AF5D691" w14:paraId="5E4AAE43" w14:textId="418B7A56">
            <w:pPr>
              <w:rPr>
                <w:sz w:val="18"/>
                <w:szCs w:val="18"/>
              </w:rPr>
            </w:pPr>
            <w:r w:rsidRPr="611AAF07">
              <w:rPr>
                <w:sz w:val="18"/>
                <w:szCs w:val="18"/>
              </w:rPr>
              <w:t xml:space="preserve"> - No positive framing (e.g. “positive reports”).</w:t>
            </w:r>
          </w:p>
          <w:p w:rsidR="611AAF07" w:rsidP="611AAF07" w:rsidRDefault="611AAF07" w14:paraId="2DF36660" w14:textId="4CEC8E1F">
            <w:pPr>
              <w:rPr>
                <w:sz w:val="18"/>
                <w:szCs w:val="18"/>
              </w:rPr>
            </w:pPr>
          </w:p>
        </w:tc>
        <w:tc>
          <w:tcPr>
            <w:tcW w:w="3559" w:type="dxa"/>
            <w:tcBorders>
              <w:bottom w:val="single" w:color="000000" w:themeColor="text1" w:sz="12" w:space="0"/>
            </w:tcBorders>
          </w:tcPr>
          <w:p w:rsidR="1CB99919" w:rsidP="611AAF07" w:rsidRDefault="1CB99919" w14:paraId="7D5D0512" w14:textId="442751AD">
            <w:pPr>
              <w:rPr>
                <w:sz w:val="16"/>
                <w:szCs w:val="16"/>
              </w:rPr>
            </w:pPr>
            <w:r w:rsidRPr="611AAF07">
              <w:rPr>
                <w:sz w:val="18"/>
                <w:szCs w:val="18"/>
              </w:rPr>
              <w:t>Why it’s supportive:</w:t>
            </w:r>
          </w:p>
          <w:p w:rsidR="1CB99919" w:rsidP="611AAF07" w:rsidRDefault="1CB99919" w14:paraId="483EC4EA" w14:textId="0AD50037">
            <w:r>
              <w:rPr>
                <w:noProof/>
              </w:rPr>
              <w:drawing>
                <wp:inline distT="0" distB="0" distL="0" distR="0" wp14:anchorId="0F2C7FB7" wp14:editId="419CEB2A">
                  <wp:extent cx="1333702" cy="749927"/>
                  <wp:effectExtent l="0" t="0" r="0" b="0"/>
                  <wp:docPr id="1697585900" name="Picture 169758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333702" cy="749927"/>
                          </a:xfrm>
                          <a:prstGeom prst="rect">
                            <a:avLst/>
                          </a:prstGeom>
                        </pic:spPr>
                      </pic:pic>
                    </a:graphicData>
                  </a:graphic>
                </wp:inline>
              </w:drawing>
            </w:r>
          </w:p>
          <w:p w:rsidR="611AAF07" w:rsidP="611AAF07" w:rsidRDefault="611AAF07" w14:paraId="5777641F" w14:textId="60045AEB"/>
          <w:p w:rsidR="07C3AA89" w:rsidP="611AAF07" w:rsidRDefault="07C3AA89" w14:paraId="2D75969D" w14:textId="29C5FC83">
            <w:pPr>
              <w:rPr>
                <w:sz w:val="18"/>
                <w:szCs w:val="18"/>
              </w:rPr>
            </w:pPr>
            <w:r w:rsidRPr="611AAF07">
              <w:rPr>
                <w:sz w:val="18"/>
                <w:szCs w:val="18"/>
              </w:rPr>
              <w:t xml:space="preserve"> - </w:t>
            </w:r>
            <w:r w:rsidRPr="611AAF07" w:rsidR="1A8BEDCC">
              <w:rPr>
                <w:sz w:val="18"/>
                <w:szCs w:val="18"/>
              </w:rPr>
              <w:t>Context, association, image</w:t>
            </w:r>
          </w:p>
        </w:tc>
      </w:tr>
      <w:tr w:rsidR="611AAF07" w:rsidTr="70C3F8B7" w14:paraId="34CE3AD9" w14:textId="77777777">
        <w:trPr>
          <w:trHeight w:val="300"/>
        </w:trPr>
        <w:tc>
          <w:tcPr>
            <w:tcW w:w="2241" w:type="dxa"/>
          </w:tcPr>
          <w:p w:rsidR="21DAA29E" w:rsidP="611AAF07" w:rsidRDefault="21DAA29E" w14:paraId="218B1B5F" w14:textId="4A3D57B0">
            <w:pPr>
              <w:ind w:left="-20" w:right="-20"/>
              <w:rPr>
                <w:rFonts w:ascii="Calibri" w:hAnsi="Calibri" w:eastAsia="Calibri" w:cs="Calibri"/>
                <w:color w:val="000000" w:themeColor="text1"/>
                <w:sz w:val="14"/>
                <w:szCs w:val="14"/>
              </w:rPr>
            </w:pPr>
            <w:r w:rsidRPr="611AAF07">
              <w:rPr>
                <w:rFonts w:ascii="Calibri" w:hAnsi="Calibri" w:eastAsia="Calibri" w:cs="Calibri"/>
                <w:color w:val="000000" w:themeColor="text1"/>
                <w:sz w:val="16"/>
                <w:szCs w:val="16"/>
              </w:rPr>
              <w:t>_Peskov: Putin's meeting with Erdogan is already being prepared, there is an understanding that it will take place soon.</w:t>
            </w:r>
          </w:p>
          <w:p w:rsidR="611AAF07" w:rsidP="611AAF07" w:rsidRDefault="611AAF07" w14:paraId="1E5569F1" w14:textId="468A9426">
            <w:pPr>
              <w:ind w:left="-20" w:right="-20"/>
              <w:rPr>
                <w:sz w:val="16"/>
                <w:szCs w:val="16"/>
              </w:rPr>
            </w:pPr>
          </w:p>
          <w:p w:rsidR="21DAA29E" w:rsidP="611AAF07" w:rsidRDefault="21DAA29E" w14:paraId="278279E9" w14:textId="061588E7">
            <w:pPr>
              <w:ind w:left="-20" w:right="-20"/>
              <w:rPr>
                <w:rFonts w:ascii="Calibri" w:hAnsi="Calibri" w:eastAsia="Calibri" w:cs="Calibri"/>
                <w:color w:val="000000" w:themeColor="text1"/>
                <w:sz w:val="14"/>
                <w:szCs w:val="14"/>
              </w:rPr>
            </w:pPr>
            <w:r w:rsidRPr="611AAF07">
              <w:rPr>
                <w:rFonts w:ascii="Calibri" w:hAnsi="Calibri" w:eastAsia="Calibri" w:cs="Calibri"/>
                <w:color w:val="000000" w:themeColor="text1"/>
                <w:sz w:val="16"/>
                <w:szCs w:val="16"/>
              </w:rPr>
              <w:t>🟩 Subscribe - RT in Russian</w:t>
            </w:r>
          </w:p>
          <w:p w:rsidR="611AAF07" w:rsidP="611AAF07" w:rsidRDefault="611AAF07" w14:paraId="3B18CECC" w14:textId="3C418C03">
            <w:pPr>
              <w:ind w:left="-20" w:right="-20"/>
              <w:rPr>
                <w:sz w:val="16"/>
                <w:szCs w:val="16"/>
              </w:rPr>
            </w:pPr>
          </w:p>
          <w:p w:rsidR="21DAA29E" w:rsidP="611AAF07" w:rsidRDefault="21DAA29E" w14:paraId="1BD67843" w14:textId="3D8EFB24">
            <w:pPr>
              <w:ind w:left="-20" w:right="-20"/>
              <w:rPr>
                <w:rFonts w:ascii="Calibri" w:hAnsi="Calibri" w:eastAsia="Calibri" w:cs="Calibri"/>
                <w:color w:val="000000" w:themeColor="text1"/>
                <w:sz w:val="14"/>
                <w:szCs w:val="14"/>
              </w:rPr>
            </w:pPr>
            <w:r w:rsidRPr="611AAF07">
              <w:rPr>
                <w:rFonts w:ascii="Calibri" w:hAnsi="Calibri" w:eastAsia="Calibri" w:cs="Calibri"/>
                <w:color w:val="000000" w:themeColor="text1"/>
                <w:sz w:val="16"/>
                <w:szCs w:val="16"/>
              </w:rPr>
              <w:t>_Putin does not plan to attend the G20 summit in India, which will take place in September, Peskov said, noting that the main focus now is on the special military operation.</w:t>
            </w:r>
          </w:p>
          <w:p w:rsidR="611AAF07" w:rsidP="611AAF07" w:rsidRDefault="611AAF07" w14:paraId="3A66B243" w14:textId="7650E3E3">
            <w:pPr>
              <w:ind w:left="-20" w:right="-20"/>
              <w:rPr>
                <w:sz w:val="16"/>
                <w:szCs w:val="16"/>
              </w:rPr>
            </w:pPr>
          </w:p>
          <w:p w:rsidR="21DAA29E" w:rsidP="611AAF07" w:rsidRDefault="21DAA29E" w14:paraId="50A558C3" w14:textId="0004893E">
            <w:pPr>
              <w:ind w:left="-20" w:right="-20"/>
              <w:rPr>
                <w:rFonts w:ascii="Calibri" w:hAnsi="Calibri" w:eastAsia="Calibri" w:cs="Calibri"/>
                <w:color w:val="000000" w:themeColor="text1"/>
                <w:sz w:val="14"/>
                <w:szCs w:val="14"/>
              </w:rPr>
            </w:pPr>
            <w:r w:rsidRPr="611AAF07">
              <w:rPr>
                <w:rFonts w:ascii="Calibri" w:hAnsi="Calibri" w:eastAsia="Calibri" w:cs="Calibri"/>
                <w:color w:val="000000" w:themeColor="text1"/>
                <w:sz w:val="16"/>
                <w:szCs w:val="16"/>
              </w:rPr>
              <w:t>🟩 Subscribe - RT in Russian.</w:t>
            </w:r>
          </w:p>
          <w:p w:rsidR="611AAF07" w:rsidP="611AAF07" w:rsidRDefault="611AAF07" w14:paraId="3A48912C" w14:textId="68AA8EDA">
            <w:pPr>
              <w:rPr>
                <w:rFonts w:ascii="Calibri" w:hAnsi="Calibri" w:eastAsia="Calibri" w:cs="Calibri"/>
                <w:color w:val="000000" w:themeColor="text1"/>
                <w:sz w:val="14"/>
                <w:szCs w:val="14"/>
              </w:rPr>
            </w:pPr>
          </w:p>
        </w:tc>
        <w:tc>
          <w:tcPr>
            <w:tcW w:w="3559" w:type="dxa"/>
            <w:tcBorders>
              <w:right w:val="single" w:color="000000" w:themeColor="text1" w:sz="12" w:space="0"/>
            </w:tcBorders>
          </w:tcPr>
          <w:p w:rsidR="611AAF07" w:rsidP="611AAF07" w:rsidRDefault="611AAF07" w14:paraId="77932B97" w14:textId="2A4EA7E8">
            <w:pPr>
              <w:rPr>
                <w:rFonts w:ascii="Calibri" w:hAnsi="Calibri" w:eastAsia="Calibri" w:cs="Calibri"/>
                <w:color w:val="000000" w:themeColor="text1"/>
                <w:sz w:val="19"/>
                <w:szCs w:val="19"/>
              </w:rPr>
            </w:pPr>
          </w:p>
        </w:tc>
        <w:tc>
          <w:tcPr>
            <w:tcW w:w="3559"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549C69DA" w:rsidP="611AAF07" w:rsidRDefault="549C69DA" w14:paraId="219581C4" w14:textId="10C1A465">
            <w:pPr>
              <w:rPr>
                <w:rFonts w:ascii="Calibri" w:hAnsi="Calibri" w:eastAsia="Calibri" w:cs="Calibri"/>
                <w:color w:val="000000" w:themeColor="text1"/>
                <w:sz w:val="19"/>
                <w:szCs w:val="19"/>
              </w:rPr>
            </w:pPr>
            <w:r w:rsidRPr="2D231AD6">
              <w:rPr>
                <w:rFonts w:ascii="Calibri" w:hAnsi="Calibri" w:eastAsia="Calibri" w:cs="Calibri"/>
                <w:color w:val="000000" w:themeColor="text1"/>
                <w:sz w:val="19"/>
                <w:szCs w:val="19"/>
              </w:rPr>
              <w:t xml:space="preserve">-”The main focus is the military operation” is a positive explanation for why he is not going </w:t>
            </w:r>
          </w:p>
          <w:p w:rsidR="611AAF07" w:rsidP="611AAF07" w:rsidRDefault="611AAF07" w14:paraId="3510431C" w14:textId="27994859">
            <w:pPr>
              <w:rPr>
                <w:rFonts w:ascii="Calibri" w:hAnsi="Calibri" w:eastAsia="Calibri" w:cs="Calibri"/>
                <w:color w:val="000000" w:themeColor="text1"/>
                <w:sz w:val="19"/>
                <w:szCs w:val="19"/>
              </w:rPr>
            </w:pPr>
          </w:p>
          <w:p w:rsidR="549C69DA" w:rsidP="611AAF07" w:rsidRDefault="549C69DA" w14:paraId="23165145" w14:textId="59090AA0">
            <w:pPr>
              <w:rPr>
                <w:rFonts w:ascii="Calibri" w:hAnsi="Calibri" w:eastAsia="Calibri" w:cs="Calibri"/>
                <w:color w:val="000000" w:themeColor="text1"/>
                <w:sz w:val="19"/>
                <w:szCs w:val="19"/>
              </w:rPr>
            </w:pPr>
            <w:r w:rsidRPr="70C3F8B7">
              <w:rPr>
                <w:rFonts w:ascii="Calibri" w:hAnsi="Calibri" w:eastAsia="Calibri" w:cs="Calibri"/>
                <w:color w:val="000000" w:themeColor="text1"/>
                <w:sz w:val="19"/>
                <w:szCs w:val="19"/>
              </w:rPr>
              <w:t>-This could be seen as an attempt to change the</w:t>
            </w:r>
            <w:r w:rsidRPr="70C3F8B7" w:rsidR="19A6D603">
              <w:rPr>
                <w:rFonts w:ascii="Calibri" w:hAnsi="Calibri" w:eastAsia="Calibri" w:cs="Calibri"/>
                <w:color w:val="000000" w:themeColor="text1"/>
                <w:sz w:val="19"/>
                <w:szCs w:val="19"/>
              </w:rPr>
              <w:t xml:space="preserve"> </w:t>
            </w:r>
            <w:r w:rsidRPr="70C3F8B7">
              <w:rPr>
                <w:rFonts w:ascii="Calibri" w:hAnsi="Calibri" w:eastAsia="Calibri" w:cs="Calibri"/>
                <w:color w:val="000000" w:themeColor="text1"/>
                <w:sz w:val="19"/>
                <w:szCs w:val="19"/>
              </w:rPr>
              <w:t>narrative that he is not going because he is not wel</w:t>
            </w:r>
            <w:r w:rsidRPr="70C3F8B7" w:rsidR="6F928069">
              <w:rPr>
                <w:rFonts w:ascii="Calibri" w:hAnsi="Calibri" w:eastAsia="Calibri" w:cs="Calibri"/>
                <w:color w:val="000000" w:themeColor="text1"/>
                <w:sz w:val="19"/>
                <w:szCs w:val="19"/>
              </w:rPr>
              <w:t>comed</w:t>
            </w:r>
            <w:r w:rsidRPr="70C3F8B7" w:rsidR="2FA652BE">
              <w:rPr>
                <w:rFonts w:ascii="Calibri" w:hAnsi="Calibri" w:eastAsia="Calibri" w:cs="Calibri"/>
                <w:color w:val="000000" w:themeColor="text1"/>
                <w:sz w:val="19"/>
                <w:szCs w:val="19"/>
              </w:rPr>
              <w:t xml:space="preserve">, in other words an attempt to defend Putin. It is very reasonable that such an attempt/explanation </w:t>
            </w:r>
            <w:r w:rsidRPr="70C3F8B7" w:rsidR="26C2F12F">
              <w:rPr>
                <w:rFonts w:ascii="Calibri" w:hAnsi="Calibri" w:eastAsia="Calibri" w:cs="Calibri"/>
                <w:color w:val="000000" w:themeColor="text1"/>
                <w:sz w:val="19"/>
                <w:szCs w:val="19"/>
              </w:rPr>
              <w:t xml:space="preserve">stem from support toward Putin </w:t>
            </w:r>
          </w:p>
          <w:p w:rsidR="611AAF07" w:rsidP="611AAF07" w:rsidRDefault="611AAF07" w14:paraId="592E00E1" w14:textId="0EB68306">
            <w:pPr>
              <w:rPr>
                <w:rFonts w:ascii="Calibri" w:hAnsi="Calibri" w:eastAsia="Calibri" w:cs="Calibri"/>
                <w:color w:val="000000" w:themeColor="text1"/>
                <w:sz w:val="19"/>
                <w:szCs w:val="19"/>
              </w:rPr>
            </w:pPr>
          </w:p>
          <w:p w:rsidR="7C831426" w:rsidP="611AAF07" w:rsidRDefault="7C831426" w14:paraId="460A8F62" w14:textId="2CB5105C">
            <w:pPr>
              <w:rPr>
                <w:rFonts w:ascii="Calibri" w:hAnsi="Calibri" w:eastAsia="Calibri" w:cs="Calibri"/>
                <w:color w:val="000000" w:themeColor="text1"/>
                <w:sz w:val="19"/>
                <w:szCs w:val="19"/>
              </w:rPr>
            </w:pPr>
            <w:r w:rsidRPr="451A51F8">
              <w:rPr>
                <w:rFonts w:ascii="Calibri" w:hAnsi="Calibri" w:eastAsia="Calibri" w:cs="Calibri"/>
                <w:color w:val="000000" w:themeColor="text1"/>
                <w:sz w:val="19"/>
                <w:szCs w:val="19"/>
              </w:rPr>
              <w:t>-A completely neutral post would rather just inform that he is not going, rather than giving an explanation in favor of Putin</w:t>
            </w:r>
            <w:r w:rsidRPr="451A51F8" w:rsidR="73AD325B">
              <w:rPr>
                <w:rFonts w:ascii="Calibri" w:hAnsi="Calibri" w:eastAsia="Calibri" w:cs="Calibri"/>
                <w:color w:val="000000" w:themeColor="text1"/>
                <w:sz w:val="19"/>
                <w:szCs w:val="19"/>
              </w:rPr>
              <w:t xml:space="preserve">. </w:t>
            </w:r>
            <w:r w:rsidRPr="451A51F8">
              <w:rPr>
                <w:rFonts w:ascii="Calibri" w:hAnsi="Calibri" w:eastAsia="Calibri" w:cs="Calibri"/>
                <w:color w:val="000000" w:themeColor="text1"/>
                <w:sz w:val="19"/>
                <w:szCs w:val="19"/>
              </w:rPr>
              <w:t xml:space="preserve"> </w:t>
            </w:r>
          </w:p>
        </w:tc>
      </w:tr>
    </w:tbl>
    <w:p w:rsidR="611AAF07" w:rsidP="611AAF07" w:rsidRDefault="611AAF07" w14:paraId="524DE0BE" w14:textId="42E86750">
      <w:pPr>
        <w:rPr>
          <w:rFonts w:ascii="Calibri" w:hAnsi="Calibri" w:eastAsia="Calibri" w:cs="Calibri"/>
          <w:color w:val="000000" w:themeColor="text1"/>
          <w:sz w:val="19"/>
          <w:szCs w:val="19"/>
        </w:rPr>
      </w:pPr>
    </w:p>
    <w:sectPr w:rsidR="611AAF0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A23A8"/>
    <w:multiLevelType w:val="hybridMultilevel"/>
    <w:tmpl w:val="454033BC"/>
    <w:lvl w:ilvl="0" w:tplc="2580FAA6">
      <w:start w:val="1"/>
      <w:numFmt w:val="bullet"/>
      <w:lvlText w:val=""/>
      <w:lvlJc w:val="left"/>
      <w:pPr>
        <w:ind w:left="720" w:hanging="360"/>
      </w:pPr>
      <w:rPr>
        <w:rFonts w:hint="default" w:ascii="Symbol" w:hAnsi="Symbol"/>
      </w:rPr>
    </w:lvl>
    <w:lvl w:ilvl="1" w:tplc="5772256E">
      <w:start w:val="1"/>
      <w:numFmt w:val="bullet"/>
      <w:lvlText w:val="o"/>
      <w:lvlJc w:val="left"/>
      <w:pPr>
        <w:ind w:left="1440" w:hanging="360"/>
      </w:pPr>
      <w:rPr>
        <w:rFonts w:hint="default" w:ascii="Courier New" w:hAnsi="Courier New"/>
      </w:rPr>
    </w:lvl>
    <w:lvl w:ilvl="2" w:tplc="797884F6">
      <w:start w:val="1"/>
      <w:numFmt w:val="bullet"/>
      <w:lvlText w:val=""/>
      <w:lvlJc w:val="left"/>
      <w:pPr>
        <w:ind w:left="2160" w:hanging="360"/>
      </w:pPr>
      <w:rPr>
        <w:rFonts w:hint="default" w:ascii="Wingdings" w:hAnsi="Wingdings"/>
      </w:rPr>
    </w:lvl>
    <w:lvl w:ilvl="3" w:tplc="363274F4">
      <w:start w:val="1"/>
      <w:numFmt w:val="bullet"/>
      <w:lvlText w:val=""/>
      <w:lvlJc w:val="left"/>
      <w:pPr>
        <w:ind w:left="2880" w:hanging="360"/>
      </w:pPr>
      <w:rPr>
        <w:rFonts w:hint="default" w:ascii="Symbol" w:hAnsi="Symbol"/>
      </w:rPr>
    </w:lvl>
    <w:lvl w:ilvl="4" w:tplc="39B8C44A">
      <w:start w:val="1"/>
      <w:numFmt w:val="bullet"/>
      <w:lvlText w:val="o"/>
      <w:lvlJc w:val="left"/>
      <w:pPr>
        <w:ind w:left="3600" w:hanging="360"/>
      </w:pPr>
      <w:rPr>
        <w:rFonts w:hint="default" w:ascii="Courier New" w:hAnsi="Courier New"/>
      </w:rPr>
    </w:lvl>
    <w:lvl w:ilvl="5" w:tplc="D2F802EE">
      <w:start w:val="1"/>
      <w:numFmt w:val="bullet"/>
      <w:lvlText w:val=""/>
      <w:lvlJc w:val="left"/>
      <w:pPr>
        <w:ind w:left="4320" w:hanging="360"/>
      </w:pPr>
      <w:rPr>
        <w:rFonts w:hint="default" w:ascii="Wingdings" w:hAnsi="Wingdings"/>
      </w:rPr>
    </w:lvl>
    <w:lvl w:ilvl="6" w:tplc="DF5C5F60">
      <w:start w:val="1"/>
      <w:numFmt w:val="bullet"/>
      <w:lvlText w:val=""/>
      <w:lvlJc w:val="left"/>
      <w:pPr>
        <w:ind w:left="5040" w:hanging="360"/>
      </w:pPr>
      <w:rPr>
        <w:rFonts w:hint="default" w:ascii="Symbol" w:hAnsi="Symbol"/>
      </w:rPr>
    </w:lvl>
    <w:lvl w:ilvl="7" w:tplc="6B52B890">
      <w:start w:val="1"/>
      <w:numFmt w:val="bullet"/>
      <w:lvlText w:val="o"/>
      <w:lvlJc w:val="left"/>
      <w:pPr>
        <w:ind w:left="5760" w:hanging="360"/>
      </w:pPr>
      <w:rPr>
        <w:rFonts w:hint="default" w:ascii="Courier New" w:hAnsi="Courier New"/>
      </w:rPr>
    </w:lvl>
    <w:lvl w:ilvl="8" w:tplc="0CD499D6">
      <w:start w:val="1"/>
      <w:numFmt w:val="bullet"/>
      <w:lvlText w:val=""/>
      <w:lvlJc w:val="left"/>
      <w:pPr>
        <w:ind w:left="6480" w:hanging="360"/>
      </w:pPr>
      <w:rPr>
        <w:rFonts w:hint="default" w:ascii="Wingdings" w:hAnsi="Wingdings"/>
      </w:rPr>
    </w:lvl>
  </w:abstractNum>
  <w:abstractNum w:abstractNumId="1" w15:restartNumberingAfterBreak="0">
    <w:nsid w:val="4630489E"/>
    <w:multiLevelType w:val="hybridMultilevel"/>
    <w:tmpl w:val="FFFFFFFF"/>
    <w:lvl w:ilvl="0" w:tplc="3AD6A172">
      <w:start w:val="1"/>
      <w:numFmt w:val="bullet"/>
      <w:lvlText w:val=""/>
      <w:lvlJc w:val="left"/>
      <w:pPr>
        <w:ind w:left="720" w:hanging="360"/>
      </w:pPr>
      <w:rPr>
        <w:rFonts w:hint="default" w:ascii="Symbol" w:hAnsi="Symbol"/>
      </w:rPr>
    </w:lvl>
    <w:lvl w:ilvl="1" w:tplc="22CC6240">
      <w:start w:val="1"/>
      <w:numFmt w:val="bullet"/>
      <w:lvlText w:val="o"/>
      <w:lvlJc w:val="left"/>
      <w:pPr>
        <w:ind w:left="1440" w:hanging="360"/>
      </w:pPr>
      <w:rPr>
        <w:rFonts w:hint="default" w:ascii="Courier New" w:hAnsi="Courier New"/>
      </w:rPr>
    </w:lvl>
    <w:lvl w:ilvl="2" w:tplc="C30C3E74">
      <w:start w:val="1"/>
      <w:numFmt w:val="bullet"/>
      <w:lvlText w:val=""/>
      <w:lvlJc w:val="left"/>
      <w:pPr>
        <w:ind w:left="2160" w:hanging="360"/>
      </w:pPr>
      <w:rPr>
        <w:rFonts w:hint="default" w:ascii="Wingdings" w:hAnsi="Wingdings"/>
      </w:rPr>
    </w:lvl>
    <w:lvl w:ilvl="3" w:tplc="54A0FCF2">
      <w:start w:val="1"/>
      <w:numFmt w:val="bullet"/>
      <w:lvlText w:val=""/>
      <w:lvlJc w:val="left"/>
      <w:pPr>
        <w:ind w:left="2880" w:hanging="360"/>
      </w:pPr>
      <w:rPr>
        <w:rFonts w:hint="default" w:ascii="Symbol" w:hAnsi="Symbol"/>
      </w:rPr>
    </w:lvl>
    <w:lvl w:ilvl="4" w:tplc="75245972">
      <w:start w:val="1"/>
      <w:numFmt w:val="bullet"/>
      <w:lvlText w:val="o"/>
      <w:lvlJc w:val="left"/>
      <w:pPr>
        <w:ind w:left="3600" w:hanging="360"/>
      </w:pPr>
      <w:rPr>
        <w:rFonts w:hint="default" w:ascii="Courier New" w:hAnsi="Courier New"/>
      </w:rPr>
    </w:lvl>
    <w:lvl w:ilvl="5" w:tplc="CAE0953A">
      <w:start w:val="1"/>
      <w:numFmt w:val="bullet"/>
      <w:lvlText w:val=""/>
      <w:lvlJc w:val="left"/>
      <w:pPr>
        <w:ind w:left="4320" w:hanging="360"/>
      </w:pPr>
      <w:rPr>
        <w:rFonts w:hint="default" w:ascii="Wingdings" w:hAnsi="Wingdings"/>
      </w:rPr>
    </w:lvl>
    <w:lvl w:ilvl="6" w:tplc="78BC3FB2">
      <w:start w:val="1"/>
      <w:numFmt w:val="bullet"/>
      <w:lvlText w:val=""/>
      <w:lvlJc w:val="left"/>
      <w:pPr>
        <w:ind w:left="5040" w:hanging="360"/>
      </w:pPr>
      <w:rPr>
        <w:rFonts w:hint="default" w:ascii="Symbol" w:hAnsi="Symbol"/>
      </w:rPr>
    </w:lvl>
    <w:lvl w:ilvl="7" w:tplc="DBE43F74">
      <w:start w:val="1"/>
      <w:numFmt w:val="bullet"/>
      <w:lvlText w:val="o"/>
      <w:lvlJc w:val="left"/>
      <w:pPr>
        <w:ind w:left="5760" w:hanging="360"/>
      </w:pPr>
      <w:rPr>
        <w:rFonts w:hint="default" w:ascii="Courier New" w:hAnsi="Courier New"/>
      </w:rPr>
    </w:lvl>
    <w:lvl w:ilvl="8" w:tplc="C298DF02">
      <w:start w:val="1"/>
      <w:numFmt w:val="bullet"/>
      <w:lvlText w:val=""/>
      <w:lvlJc w:val="left"/>
      <w:pPr>
        <w:ind w:left="6480" w:hanging="360"/>
      </w:pPr>
      <w:rPr>
        <w:rFonts w:hint="default" w:ascii="Wingdings" w:hAnsi="Wingdings"/>
      </w:rPr>
    </w:lvl>
  </w:abstractNum>
  <w:abstractNum w:abstractNumId="2" w15:restartNumberingAfterBreak="0">
    <w:nsid w:val="63200F73"/>
    <w:multiLevelType w:val="hybridMultilevel"/>
    <w:tmpl w:val="FFFFFFFF"/>
    <w:lvl w:ilvl="0" w:tplc="BBB6D3A0">
      <w:start w:val="1"/>
      <w:numFmt w:val="bullet"/>
      <w:lvlText w:val="-"/>
      <w:lvlJc w:val="left"/>
      <w:pPr>
        <w:ind w:left="720" w:hanging="360"/>
      </w:pPr>
      <w:rPr>
        <w:rFonts w:hint="default" w:ascii="Calibri" w:hAnsi="Calibri"/>
      </w:rPr>
    </w:lvl>
    <w:lvl w:ilvl="1" w:tplc="60C28410">
      <w:start w:val="1"/>
      <w:numFmt w:val="bullet"/>
      <w:lvlText w:val="o"/>
      <w:lvlJc w:val="left"/>
      <w:pPr>
        <w:ind w:left="1440" w:hanging="360"/>
      </w:pPr>
      <w:rPr>
        <w:rFonts w:hint="default" w:ascii="Courier New" w:hAnsi="Courier New"/>
      </w:rPr>
    </w:lvl>
    <w:lvl w:ilvl="2" w:tplc="E6D8B292">
      <w:start w:val="1"/>
      <w:numFmt w:val="bullet"/>
      <w:lvlText w:val=""/>
      <w:lvlJc w:val="left"/>
      <w:pPr>
        <w:ind w:left="2160" w:hanging="360"/>
      </w:pPr>
      <w:rPr>
        <w:rFonts w:hint="default" w:ascii="Wingdings" w:hAnsi="Wingdings"/>
      </w:rPr>
    </w:lvl>
    <w:lvl w:ilvl="3" w:tplc="0BD43494">
      <w:start w:val="1"/>
      <w:numFmt w:val="bullet"/>
      <w:lvlText w:val=""/>
      <w:lvlJc w:val="left"/>
      <w:pPr>
        <w:ind w:left="2880" w:hanging="360"/>
      </w:pPr>
      <w:rPr>
        <w:rFonts w:hint="default" w:ascii="Symbol" w:hAnsi="Symbol"/>
      </w:rPr>
    </w:lvl>
    <w:lvl w:ilvl="4" w:tplc="5D8ADD5C">
      <w:start w:val="1"/>
      <w:numFmt w:val="bullet"/>
      <w:lvlText w:val="o"/>
      <w:lvlJc w:val="left"/>
      <w:pPr>
        <w:ind w:left="3600" w:hanging="360"/>
      </w:pPr>
      <w:rPr>
        <w:rFonts w:hint="default" w:ascii="Courier New" w:hAnsi="Courier New"/>
      </w:rPr>
    </w:lvl>
    <w:lvl w:ilvl="5" w:tplc="8B34C1B6">
      <w:start w:val="1"/>
      <w:numFmt w:val="bullet"/>
      <w:lvlText w:val=""/>
      <w:lvlJc w:val="left"/>
      <w:pPr>
        <w:ind w:left="4320" w:hanging="360"/>
      </w:pPr>
      <w:rPr>
        <w:rFonts w:hint="default" w:ascii="Wingdings" w:hAnsi="Wingdings"/>
      </w:rPr>
    </w:lvl>
    <w:lvl w:ilvl="6" w:tplc="D3E0F27A">
      <w:start w:val="1"/>
      <w:numFmt w:val="bullet"/>
      <w:lvlText w:val=""/>
      <w:lvlJc w:val="left"/>
      <w:pPr>
        <w:ind w:left="5040" w:hanging="360"/>
      </w:pPr>
      <w:rPr>
        <w:rFonts w:hint="default" w:ascii="Symbol" w:hAnsi="Symbol"/>
      </w:rPr>
    </w:lvl>
    <w:lvl w:ilvl="7" w:tplc="B4CC640C">
      <w:start w:val="1"/>
      <w:numFmt w:val="bullet"/>
      <w:lvlText w:val="o"/>
      <w:lvlJc w:val="left"/>
      <w:pPr>
        <w:ind w:left="5760" w:hanging="360"/>
      </w:pPr>
      <w:rPr>
        <w:rFonts w:hint="default" w:ascii="Courier New" w:hAnsi="Courier New"/>
      </w:rPr>
    </w:lvl>
    <w:lvl w:ilvl="8" w:tplc="9B9E9B7C">
      <w:start w:val="1"/>
      <w:numFmt w:val="bullet"/>
      <w:lvlText w:val=""/>
      <w:lvlJc w:val="left"/>
      <w:pPr>
        <w:ind w:left="6480" w:hanging="360"/>
      </w:pPr>
      <w:rPr>
        <w:rFonts w:hint="default" w:ascii="Wingdings" w:hAnsi="Wingdings"/>
      </w:rPr>
    </w:lvl>
  </w:abstractNum>
  <w:abstractNum w:abstractNumId="3" w15:restartNumberingAfterBreak="0">
    <w:nsid w:val="7ECEB944"/>
    <w:multiLevelType w:val="hybridMultilevel"/>
    <w:tmpl w:val="FFFFFFFF"/>
    <w:lvl w:ilvl="0" w:tplc="EAD81FBC">
      <w:start w:val="1"/>
      <w:numFmt w:val="bullet"/>
      <w:lvlText w:val="-"/>
      <w:lvlJc w:val="left"/>
      <w:pPr>
        <w:ind w:left="720" w:hanging="360"/>
      </w:pPr>
      <w:rPr>
        <w:rFonts w:hint="default" w:ascii="Calibri" w:hAnsi="Calibri"/>
      </w:rPr>
    </w:lvl>
    <w:lvl w:ilvl="1" w:tplc="F0663F16">
      <w:start w:val="1"/>
      <w:numFmt w:val="bullet"/>
      <w:lvlText w:val="o"/>
      <w:lvlJc w:val="left"/>
      <w:pPr>
        <w:ind w:left="1440" w:hanging="360"/>
      </w:pPr>
      <w:rPr>
        <w:rFonts w:hint="default" w:ascii="Courier New" w:hAnsi="Courier New"/>
      </w:rPr>
    </w:lvl>
    <w:lvl w:ilvl="2" w:tplc="90D24A86">
      <w:start w:val="1"/>
      <w:numFmt w:val="bullet"/>
      <w:lvlText w:val=""/>
      <w:lvlJc w:val="left"/>
      <w:pPr>
        <w:ind w:left="2160" w:hanging="360"/>
      </w:pPr>
      <w:rPr>
        <w:rFonts w:hint="default" w:ascii="Wingdings" w:hAnsi="Wingdings"/>
      </w:rPr>
    </w:lvl>
    <w:lvl w:ilvl="3" w:tplc="79D44AA8">
      <w:start w:val="1"/>
      <w:numFmt w:val="bullet"/>
      <w:lvlText w:val=""/>
      <w:lvlJc w:val="left"/>
      <w:pPr>
        <w:ind w:left="2880" w:hanging="360"/>
      </w:pPr>
      <w:rPr>
        <w:rFonts w:hint="default" w:ascii="Symbol" w:hAnsi="Symbol"/>
      </w:rPr>
    </w:lvl>
    <w:lvl w:ilvl="4" w:tplc="967803F6">
      <w:start w:val="1"/>
      <w:numFmt w:val="bullet"/>
      <w:lvlText w:val="o"/>
      <w:lvlJc w:val="left"/>
      <w:pPr>
        <w:ind w:left="3600" w:hanging="360"/>
      </w:pPr>
      <w:rPr>
        <w:rFonts w:hint="default" w:ascii="Courier New" w:hAnsi="Courier New"/>
      </w:rPr>
    </w:lvl>
    <w:lvl w:ilvl="5" w:tplc="479EFAF2">
      <w:start w:val="1"/>
      <w:numFmt w:val="bullet"/>
      <w:lvlText w:val=""/>
      <w:lvlJc w:val="left"/>
      <w:pPr>
        <w:ind w:left="4320" w:hanging="360"/>
      </w:pPr>
      <w:rPr>
        <w:rFonts w:hint="default" w:ascii="Wingdings" w:hAnsi="Wingdings"/>
      </w:rPr>
    </w:lvl>
    <w:lvl w:ilvl="6" w:tplc="E1F410F2">
      <w:start w:val="1"/>
      <w:numFmt w:val="bullet"/>
      <w:lvlText w:val=""/>
      <w:lvlJc w:val="left"/>
      <w:pPr>
        <w:ind w:left="5040" w:hanging="360"/>
      </w:pPr>
      <w:rPr>
        <w:rFonts w:hint="default" w:ascii="Symbol" w:hAnsi="Symbol"/>
      </w:rPr>
    </w:lvl>
    <w:lvl w:ilvl="7" w:tplc="5DF4B808">
      <w:start w:val="1"/>
      <w:numFmt w:val="bullet"/>
      <w:lvlText w:val="o"/>
      <w:lvlJc w:val="left"/>
      <w:pPr>
        <w:ind w:left="5760" w:hanging="360"/>
      </w:pPr>
      <w:rPr>
        <w:rFonts w:hint="default" w:ascii="Courier New" w:hAnsi="Courier New"/>
      </w:rPr>
    </w:lvl>
    <w:lvl w:ilvl="8" w:tplc="B1801174">
      <w:start w:val="1"/>
      <w:numFmt w:val="bullet"/>
      <w:lvlText w:val=""/>
      <w:lvlJc w:val="left"/>
      <w:pPr>
        <w:ind w:left="6480" w:hanging="360"/>
      </w:pPr>
      <w:rPr>
        <w:rFonts w:hint="default" w:ascii="Wingdings" w:hAnsi="Wingdings"/>
      </w:rPr>
    </w:lvl>
  </w:abstractNum>
  <w:num w:numId="1" w16cid:durableId="1738822006">
    <w:abstractNumId w:val="1"/>
  </w:num>
  <w:num w:numId="2" w16cid:durableId="1286884106">
    <w:abstractNumId w:val="2"/>
  </w:num>
  <w:num w:numId="3" w16cid:durableId="2007319702">
    <w:abstractNumId w:val="3"/>
  </w:num>
  <w:num w:numId="4" w16cid:durableId="1980066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8742F1"/>
    <w:rsid w:val="0001148D"/>
    <w:rsid w:val="0001251A"/>
    <w:rsid w:val="0002185F"/>
    <w:rsid w:val="00023B60"/>
    <w:rsid w:val="00026999"/>
    <w:rsid w:val="00035D11"/>
    <w:rsid w:val="0005101B"/>
    <w:rsid w:val="000573B9"/>
    <w:rsid w:val="0006541E"/>
    <w:rsid w:val="00076407"/>
    <w:rsid w:val="00090474"/>
    <w:rsid w:val="0009248A"/>
    <w:rsid w:val="000A7197"/>
    <w:rsid w:val="000B6461"/>
    <w:rsid w:val="000B7DA6"/>
    <w:rsid w:val="000D5765"/>
    <w:rsid w:val="000D58CA"/>
    <w:rsid w:val="000DF33F"/>
    <w:rsid w:val="001019F2"/>
    <w:rsid w:val="0010270E"/>
    <w:rsid w:val="00130E8C"/>
    <w:rsid w:val="00135BD4"/>
    <w:rsid w:val="0014573D"/>
    <w:rsid w:val="00154A98"/>
    <w:rsid w:val="00181E44"/>
    <w:rsid w:val="00191AE7"/>
    <w:rsid w:val="001A109C"/>
    <w:rsid w:val="001B5D42"/>
    <w:rsid w:val="001C347E"/>
    <w:rsid w:val="001D4015"/>
    <w:rsid w:val="001D40CF"/>
    <w:rsid w:val="001E51ED"/>
    <w:rsid w:val="001F6C09"/>
    <w:rsid w:val="001F738C"/>
    <w:rsid w:val="00227340"/>
    <w:rsid w:val="0023176B"/>
    <w:rsid w:val="002354A3"/>
    <w:rsid w:val="00237366"/>
    <w:rsid w:val="00270F83"/>
    <w:rsid w:val="00275F63"/>
    <w:rsid w:val="002C39F9"/>
    <w:rsid w:val="002C7EE2"/>
    <w:rsid w:val="002F1A27"/>
    <w:rsid w:val="003057B8"/>
    <w:rsid w:val="00325D87"/>
    <w:rsid w:val="003338C3"/>
    <w:rsid w:val="00336ABA"/>
    <w:rsid w:val="00375E34"/>
    <w:rsid w:val="00376128"/>
    <w:rsid w:val="003A38EE"/>
    <w:rsid w:val="003B20FF"/>
    <w:rsid w:val="003B4FA7"/>
    <w:rsid w:val="003C5BF2"/>
    <w:rsid w:val="003D2E75"/>
    <w:rsid w:val="003D3E92"/>
    <w:rsid w:val="003D78C1"/>
    <w:rsid w:val="003E2365"/>
    <w:rsid w:val="003F42CD"/>
    <w:rsid w:val="003F4A0C"/>
    <w:rsid w:val="004003DA"/>
    <w:rsid w:val="00416966"/>
    <w:rsid w:val="00437B4A"/>
    <w:rsid w:val="0046630F"/>
    <w:rsid w:val="00475FC0"/>
    <w:rsid w:val="00476926"/>
    <w:rsid w:val="00482592"/>
    <w:rsid w:val="00496F39"/>
    <w:rsid w:val="004A2EB1"/>
    <w:rsid w:val="004A50B2"/>
    <w:rsid w:val="004A7491"/>
    <w:rsid w:val="004B2ADD"/>
    <w:rsid w:val="004D4A80"/>
    <w:rsid w:val="004E201B"/>
    <w:rsid w:val="0050032C"/>
    <w:rsid w:val="00501CAC"/>
    <w:rsid w:val="00504121"/>
    <w:rsid w:val="005076EB"/>
    <w:rsid w:val="005152CF"/>
    <w:rsid w:val="005165F7"/>
    <w:rsid w:val="00522240"/>
    <w:rsid w:val="00571E6B"/>
    <w:rsid w:val="005A6C66"/>
    <w:rsid w:val="005E30A5"/>
    <w:rsid w:val="005F0BDA"/>
    <w:rsid w:val="00601CDC"/>
    <w:rsid w:val="00610475"/>
    <w:rsid w:val="00631711"/>
    <w:rsid w:val="006412BE"/>
    <w:rsid w:val="0065355D"/>
    <w:rsid w:val="0065528D"/>
    <w:rsid w:val="00656575"/>
    <w:rsid w:val="00664863"/>
    <w:rsid w:val="00684FEA"/>
    <w:rsid w:val="00687AB2"/>
    <w:rsid w:val="00687D74"/>
    <w:rsid w:val="0069191A"/>
    <w:rsid w:val="006A1422"/>
    <w:rsid w:val="006A3F8C"/>
    <w:rsid w:val="006A7B6B"/>
    <w:rsid w:val="006B29D2"/>
    <w:rsid w:val="006B47D5"/>
    <w:rsid w:val="0070026D"/>
    <w:rsid w:val="00716A87"/>
    <w:rsid w:val="00720767"/>
    <w:rsid w:val="00722F50"/>
    <w:rsid w:val="00733093"/>
    <w:rsid w:val="0073553A"/>
    <w:rsid w:val="0075419F"/>
    <w:rsid w:val="00770326"/>
    <w:rsid w:val="00771AF0"/>
    <w:rsid w:val="00773360"/>
    <w:rsid w:val="00797574"/>
    <w:rsid w:val="007A286D"/>
    <w:rsid w:val="007A371F"/>
    <w:rsid w:val="007A598B"/>
    <w:rsid w:val="007A5ABF"/>
    <w:rsid w:val="007A6F3D"/>
    <w:rsid w:val="007A723E"/>
    <w:rsid w:val="007B49FC"/>
    <w:rsid w:val="007C4C52"/>
    <w:rsid w:val="007D0FF6"/>
    <w:rsid w:val="007D6271"/>
    <w:rsid w:val="007E27DF"/>
    <w:rsid w:val="007E5A68"/>
    <w:rsid w:val="007E6552"/>
    <w:rsid w:val="007E7543"/>
    <w:rsid w:val="008015CC"/>
    <w:rsid w:val="00811FE7"/>
    <w:rsid w:val="0082390A"/>
    <w:rsid w:val="00824921"/>
    <w:rsid w:val="00834BBB"/>
    <w:rsid w:val="00841BFC"/>
    <w:rsid w:val="00844AA8"/>
    <w:rsid w:val="00846574"/>
    <w:rsid w:val="00862E06"/>
    <w:rsid w:val="00874F92"/>
    <w:rsid w:val="00877E93"/>
    <w:rsid w:val="008A31A7"/>
    <w:rsid w:val="008D1A08"/>
    <w:rsid w:val="008D7380"/>
    <w:rsid w:val="008E75C3"/>
    <w:rsid w:val="008F51CB"/>
    <w:rsid w:val="009029B4"/>
    <w:rsid w:val="00907BCA"/>
    <w:rsid w:val="00910A1A"/>
    <w:rsid w:val="009220CD"/>
    <w:rsid w:val="00923201"/>
    <w:rsid w:val="00926BD9"/>
    <w:rsid w:val="00934FC6"/>
    <w:rsid w:val="00942298"/>
    <w:rsid w:val="00947652"/>
    <w:rsid w:val="0097190F"/>
    <w:rsid w:val="00974A58"/>
    <w:rsid w:val="0098288E"/>
    <w:rsid w:val="00994078"/>
    <w:rsid w:val="009A3232"/>
    <w:rsid w:val="009A3E07"/>
    <w:rsid w:val="009B2A8E"/>
    <w:rsid w:val="009B4926"/>
    <w:rsid w:val="009B5448"/>
    <w:rsid w:val="009B5BE2"/>
    <w:rsid w:val="009C5943"/>
    <w:rsid w:val="009D4509"/>
    <w:rsid w:val="009D664E"/>
    <w:rsid w:val="00A03DA2"/>
    <w:rsid w:val="00A071B0"/>
    <w:rsid w:val="00A21DFE"/>
    <w:rsid w:val="00A23B72"/>
    <w:rsid w:val="00A4796A"/>
    <w:rsid w:val="00A65381"/>
    <w:rsid w:val="00A71DC4"/>
    <w:rsid w:val="00A93998"/>
    <w:rsid w:val="00AA4D5E"/>
    <w:rsid w:val="00AB75B1"/>
    <w:rsid w:val="00AD2969"/>
    <w:rsid w:val="00B060F0"/>
    <w:rsid w:val="00B12EE9"/>
    <w:rsid w:val="00B1546C"/>
    <w:rsid w:val="00B20D5F"/>
    <w:rsid w:val="00B2644C"/>
    <w:rsid w:val="00B31873"/>
    <w:rsid w:val="00B3357A"/>
    <w:rsid w:val="00B37E35"/>
    <w:rsid w:val="00B403DE"/>
    <w:rsid w:val="00B54789"/>
    <w:rsid w:val="00B616C1"/>
    <w:rsid w:val="00B719E1"/>
    <w:rsid w:val="00B726B6"/>
    <w:rsid w:val="00B738E0"/>
    <w:rsid w:val="00B747DC"/>
    <w:rsid w:val="00B95BD7"/>
    <w:rsid w:val="00B97455"/>
    <w:rsid w:val="00BC320B"/>
    <w:rsid w:val="00BD2965"/>
    <w:rsid w:val="00BD2EEA"/>
    <w:rsid w:val="00BD5563"/>
    <w:rsid w:val="00BE1069"/>
    <w:rsid w:val="00BF048B"/>
    <w:rsid w:val="00BF0D2F"/>
    <w:rsid w:val="00C32729"/>
    <w:rsid w:val="00C7367A"/>
    <w:rsid w:val="00C81C1A"/>
    <w:rsid w:val="00C8655D"/>
    <w:rsid w:val="00C95954"/>
    <w:rsid w:val="00CA4AAF"/>
    <w:rsid w:val="00CB403F"/>
    <w:rsid w:val="00CB7231"/>
    <w:rsid w:val="00CC6D35"/>
    <w:rsid w:val="00CD0F5C"/>
    <w:rsid w:val="00CD36B1"/>
    <w:rsid w:val="00CE07B2"/>
    <w:rsid w:val="00CE7F68"/>
    <w:rsid w:val="00CF1A86"/>
    <w:rsid w:val="00CF340F"/>
    <w:rsid w:val="00CF51EA"/>
    <w:rsid w:val="00D15052"/>
    <w:rsid w:val="00D15D63"/>
    <w:rsid w:val="00D22FBF"/>
    <w:rsid w:val="00D30E50"/>
    <w:rsid w:val="00D34F95"/>
    <w:rsid w:val="00D35899"/>
    <w:rsid w:val="00D40AC7"/>
    <w:rsid w:val="00D45475"/>
    <w:rsid w:val="00D524C3"/>
    <w:rsid w:val="00D5713C"/>
    <w:rsid w:val="00D73229"/>
    <w:rsid w:val="00D7739F"/>
    <w:rsid w:val="00D920FC"/>
    <w:rsid w:val="00D921FE"/>
    <w:rsid w:val="00DB1267"/>
    <w:rsid w:val="00DC4F00"/>
    <w:rsid w:val="00DD04F2"/>
    <w:rsid w:val="00DD7D72"/>
    <w:rsid w:val="00DE1947"/>
    <w:rsid w:val="00DE4302"/>
    <w:rsid w:val="00DE624D"/>
    <w:rsid w:val="00E000F2"/>
    <w:rsid w:val="00E0121E"/>
    <w:rsid w:val="00E13DDA"/>
    <w:rsid w:val="00E161DD"/>
    <w:rsid w:val="00E21E92"/>
    <w:rsid w:val="00E632BF"/>
    <w:rsid w:val="00E71B21"/>
    <w:rsid w:val="00E8269C"/>
    <w:rsid w:val="00E961C1"/>
    <w:rsid w:val="00EA1567"/>
    <w:rsid w:val="00EA29A1"/>
    <w:rsid w:val="00EA763A"/>
    <w:rsid w:val="00ED4B7D"/>
    <w:rsid w:val="00EF12C5"/>
    <w:rsid w:val="00EF3D67"/>
    <w:rsid w:val="00EF65C7"/>
    <w:rsid w:val="00F20574"/>
    <w:rsid w:val="00F24A93"/>
    <w:rsid w:val="00F343FD"/>
    <w:rsid w:val="00F52C46"/>
    <w:rsid w:val="00F666A0"/>
    <w:rsid w:val="00F7388E"/>
    <w:rsid w:val="00F7425A"/>
    <w:rsid w:val="00F82E3D"/>
    <w:rsid w:val="00F85699"/>
    <w:rsid w:val="00FB48A7"/>
    <w:rsid w:val="00FC11BB"/>
    <w:rsid w:val="00FC54A7"/>
    <w:rsid w:val="00FD12EF"/>
    <w:rsid w:val="00FD371E"/>
    <w:rsid w:val="00FD7092"/>
    <w:rsid w:val="00FD7F8D"/>
    <w:rsid w:val="01A052A1"/>
    <w:rsid w:val="01E3DDD6"/>
    <w:rsid w:val="024ABDEF"/>
    <w:rsid w:val="02880BC1"/>
    <w:rsid w:val="03FDFED0"/>
    <w:rsid w:val="044CD695"/>
    <w:rsid w:val="048C3DDE"/>
    <w:rsid w:val="04AAFE8C"/>
    <w:rsid w:val="05A04C7C"/>
    <w:rsid w:val="05B7AE71"/>
    <w:rsid w:val="0730A88E"/>
    <w:rsid w:val="074A3075"/>
    <w:rsid w:val="0773B494"/>
    <w:rsid w:val="079F271E"/>
    <w:rsid w:val="07C3AA89"/>
    <w:rsid w:val="07CA5583"/>
    <w:rsid w:val="09083369"/>
    <w:rsid w:val="0910DC4C"/>
    <w:rsid w:val="091A69FF"/>
    <w:rsid w:val="09304290"/>
    <w:rsid w:val="0997C243"/>
    <w:rsid w:val="09EEF92D"/>
    <w:rsid w:val="0A4E7AD2"/>
    <w:rsid w:val="0A690EA5"/>
    <w:rsid w:val="0A7C0FCC"/>
    <w:rsid w:val="0AC8E0E1"/>
    <w:rsid w:val="0ADC4958"/>
    <w:rsid w:val="0B217376"/>
    <w:rsid w:val="0B6C3DB8"/>
    <w:rsid w:val="0B6F6D0C"/>
    <w:rsid w:val="0BBE68D6"/>
    <w:rsid w:val="0C26259B"/>
    <w:rsid w:val="0C2DCDC1"/>
    <w:rsid w:val="0D5E6D8F"/>
    <w:rsid w:val="0E22F712"/>
    <w:rsid w:val="0E442A31"/>
    <w:rsid w:val="0E61E51A"/>
    <w:rsid w:val="0EA5D211"/>
    <w:rsid w:val="0EB49328"/>
    <w:rsid w:val="0FBCA9FC"/>
    <w:rsid w:val="109CEA10"/>
    <w:rsid w:val="10E6FA26"/>
    <w:rsid w:val="1142372A"/>
    <w:rsid w:val="11840985"/>
    <w:rsid w:val="12425D93"/>
    <w:rsid w:val="12C69286"/>
    <w:rsid w:val="13CE00E5"/>
    <w:rsid w:val="1455B0FF"/>
    <w:rsid w:val="146DCF09"/>
    <w:rsid w:val="15D09E4E"/>
    <w:rsid w:val="15E66DDC"/>
    <w:rsid w:val="16272B3D"/>
    <w:rsid w:val="1709255F"/>
    <w:rsid w:val="17517759"/>
    <w:rsid w:val="176A73E3"/>
    <w:rsid w:val="17899C1E"/>
    <w:rsid w:val="17E87BB5"/>
    <w:rsid w:val="17EB2FCC"/>
    <w:rsid w:val="19A6D603"/>
    <w:rsid w:val="1A06B335"/>
    <w:rsid w:val="1A40F4DB"/>
    <w:rsid w:val="1A8BEDCC"/>
    <w:rsid w:val="1AB6DFF3"/>
    <w:rsid w:val="1AF9AABA"/>
    <w:rsid w:val="1B22AD39"/>
    <w:rsid w:val="1B3A9CC5"/>
    <w:rsid w:val="1B91566A"/>
    <w:rsid w:val="1BF764B6"/>
    <w:rsid w:val="1C57D93F"/>
    <w:rsid w:val="1CAF4981"/>
    <w:rsid w:val="1CB99919"/>
    <w:rsid w:val="1CE62822"/>
    <w:rsid w:val="1CFACEDA"/>
    <w:rsid w:val="1D02AA40"/>
    <w:rsid w:val="1D278866"/>
    <w:rsid w:val="1D404C1C"/>
    <w:rsid w:val="1D656CC8"/>
    <w:rsid w:val="1D8E0C6E"/>
    <w:rsid w:val="1DDF39A9"/>
    <w:rsid w:val="1E0A741D"/>
    <w:rsid w:val="1E26729C"/>
    <w:rsid w:val="1EBFCBE6"/>
    <w:rsid w:val="1F01921B"/>
    <w:rsid w:val="1F2AE659"/>
    <w:rsid w:val="1FBED563"/>
    <w:rsid w:val="1FC8C129"/>
    <w:rsid w:val="206BEDFC"/>
    <w:rsid w:val="209A91D4"/>
    <w:rsid w:val="2171006F"/>
    <w:rsid w:val="21D84FFE"/>
    <w:rsid w:val="21DAA29E"/>
    <w:rsid w:val="224BBFE9"/>
    <w:rsid w:val="225FA49A"/>
    <w:rsid w:val="226BBEF9"/>
    <w:rsid w:val="22BEFB67"/>
    <w:rsid w:val="2369AAD9"/>
    <w:rsid w:val="23C150AF"/>
    <w:rsid w:val="23FD8629"/>
    <w:rsid w:val="245F6852"/>
    <w:rsid w:val="248C6AE5"/>
    <w:rsid w:val="24C9A886"/>
    <w:rsid w:val="24D9BB97"/>
    <w:rsid w:val="258338B4"/>
    <w:rsid w:val="267BC5B6"/>
    <w:rsid w:val="2694C5FC"/>
    <w:rsid w:val="26A4A959"/>
    <w:rsid w:val="26C2F12F"/>
    <w:rsid w:val="27895203"/>
    <w:rsid w:val="279EEC9C"/>
    <w:rsid w:val="27DE53E5"/>
    <w:rsid w:val="28637D72"/>
    <w:rsid w:val="28AF64CD"/>
    <w:rsid w:val="28D3DD40"/>
    <w:rsid w:val="28ECB289"/>
    <w:rsid w:val="28F26283"/>
    <w:rsid w:val="290BBDB1"/>
    <w:rsid w:val="29CB74F1"/>
    <w:rsid w:val="29F46D0D"/>
    <w:rsid w:val="2B012363"/>
    <w:rsid w:val="2B398F41"/>
    <w:rsid w:val="2B91BD97"/>
    <w:rsid w:val="2B9841D5"/>
    <w:rsid w:val="2BB2D1F9"/>
    <w:rsid w:val="2BCCE007"/>
    <w:rsid w:val="2CD767CC"/>
    <w:rsid w:val="2D231AD6"/>
    <w:rsid w:val="2D8FEC2B"/>
    <w:rsid w:val="2D9683B6"/>
    <w:rsid w:val="2DBA5214"/>
    <w:rsid w:val="2E45F4CC"/>
    <w:rsid w:val="2E8128AE"/>
    <w:rsid w:val="2F056FAF"/>
    <w:rsid w:val="2F51FCC7"/>
    <w:rsid w:val="2F745BC0"/>
    <w:rsid w:val="2FA652BE"/>
    <w:rsid w:val="2FB37F9E"/>
    <w:rsid w:val="2FED0B90"/>
    <w:rsid w:val="300DD18D"/>
    <w:rsid w:val="303525B6"/>
    <w:rsid w:val="30E6653E"/>
    <w:rsid w:val="30EA933E"/>
    <w:rsid w:val="3100FACD"/>
    <w:rsid w:val="313723C1"/>
    <w:rsid w:val="314E8FB4"/>
    <w:rsid w:val="32344A01"/>
    <w:rsid w:val="32FB6795"/>
    <w:rsid w:val="332217D0"/>
    <w:rsid w:val="339B4D2A"/>
    <w:rsid w:val="34BB41DE"/>
    <w:rsid w:val="34D240A4"/>
    <w:rsid w:val="3574049B"/>
    <w:rsid w:val="35DF611E"/>
    <w:rsid w:val="35FBB7ED"/>
    <w:rsid w:val="363925FD"/>
    <w:rsid w:val="366C21CA"/>
    <w:rsid w:val="36AC11EF"/>
    <w:rsid w:val="36E3C7A4"/>
    <w:rsid w:val="376AEEE2"/>
    <w:rsid w:val="37851E50"/>
    <w:rsid w:val="37A66F43"/>
    <w:rsid w:val="3830C4D7"/>
    <w:rsid w:val="38405C2D"/>
    <w:rsid w:val="38C2933F"/>
    <w:rsid w:val="38E0B27B"/>
    <w:rsid w:val="39C5FD72"/>
    <w:rsid w:val="3A5B3B66"/>
    <w:rsid w:val="3A9EFFB5"/>
    <w:rsid w:val="3AE35D4F"/>
    <w:rsid w:val="3BD26072"/>
    <w:rsid w:val="3C3278F2"/>
    <w:rsid w:val="3C4386DD"/>
    <w:rsid w:val="3CC88156"/>
    <w:rsid w:val="3D3F9FBA"/>
    <w:rsid w:val="3D71590D"/>
    <w:rsid w:val="3D9D5964"/>
    <w:rsid w:val="3DA2A526"/>
    <w:rsid w:val="3DD5D5AD"/>
    <w:rsid w:val="3DDDC764"/>
    <w:rsid w:val="3DF3278F"/>
    <w:rsid w:val="3E1BCDE7"/>
    <w:rsid w:val="3E6745C0"/>
    <w:rsid w:val="3E7EE466"/>
    <w:rsid w:val="3E8EF148"/>
    <w:rsid w:val="3EA43131"/>
    <w:rsid w:val="3EE1CE5B"/>
    <w:rsid w:val="3F5F51D0"/>
    <w:rsid w:val="3FA9EF46"/>
    <w:rsid w:val="4049140A"/>
    <w:rsid w:val="4104CB96"/>
    <w:rsid w:val="410D2C9E"/>
    <w:rsid w:val="41DC3BA4"/>
    <w:rsid w:val="41E02759"/>
    <w:rsid w:val="42BC6CA7"/>
    <w:rsid w:val="42DFAB80"/>
    <w:rsid w:val="42FE8BF8"/>
    <w:rsid w:val="43184DCF"/>
    <w:rsid w:val="438651EE"/>
    <w:rsid w:val="441007E2"/>
    <w:rsid w:val="44A938F9"/>
    <w:rsid w:val="44D4E6FD"/>
    <w:rsid w:val="451A51F8"/>
    <w:rsid w:val="45402B49"/>
    <w:rsid w:val="455933ED"/>
    <w:rsid w:val="463E15A8"/>
    <w:rsid w:val="469D0DF0"/>
    <w:rsid w:val="46B6AA4E"/>
    <w:rsid w:val="46D01C2A"/>
    <w:rsid w:val="47205607"/>
    <w:rsid w:val="4737ACB4"/>
    <w:rsid w:val="4755A216"/>
    <w:rsid w:val="484AD7A3"/>
    <w:rsid w:val="484FE6C5"/>
    <w:rsid w:val="490FCBD1"/>
    <w:rsid w:val="498819C7"/>
    <w:rsid w:val="49BD809A"/>
    <w:rsid w:val="4A5DB070"/>
    <w:rsid w:val="4A8B9831"/>
    <w:rsid w:val="4AC7F698"/>
    <w:rsid w:val="4B9514FD"/>
    <w:rsid w:val="4BEAF681"/>
    <w:rsid w:val="4BF6A14D"/>
    <w:rsid w:val="4C8DE928"/>
    <w:rsid w:val="4CE810B0"/>
    <w:rsid w:val="4D3A7EE3"/>
    <w:rsid w:val="4DCB3654"/>
    <w:rsid w:val="4DF4AD80"/>
    <w:rsid w:val="4E9B93F5"/>
    <w:rsid w:val="4EA14CE0"/>
    <w:rsid w:val="4EB8EA37"/>
    <w:rsid w:val="4F0697FA"/>
    <w:rsid w:val="5028B815"/>
    <w:rsid w:val="50A37692"/>
    <w:rsid w:val="50E6305A"/>
    <w:rsid w:val="5112B2F1"/>
    <w:rsid w:val="51194B6E"/>
    <w:rsid w:val="515B7ECA"/>
    <w:rsid w:val="52133484"/>
    <w:rsid w:val="528657E5"/>
    <w:rsid w:val="52F3F52C"/>
    <w:rsid w:val="534073FF"/>
    <w:rsid w:val="5353764A"/>
    <w:rsid w:val="535D366D"/>
    <w:rsid w:val="544047C5"/>
    <w:rsid w:val="549C69DA"/>
    <w:rsid w:val="54D537C8"/>
    <w:rsid w:val="54FEBB09"/>
    <w:rsid w:val="550E67A7"/>
    <w:rsid w:val="551F3985"/>
    <w:rsid w:val="553C5CF6"/>
    <w:rsid w:val="5685DAD4"/>
    <w:rsid w:val="568D40CC"/>
    <w:rsid w:val="56CD43EC"/>
    <w:rsid w:val="56ED6331"/>
    <w:rsid w:val="5759E4CC"/>
    <w:rsid w:val="5773F710"/>
    <w:rsid w:val="577E2233"/>
    <w:rsid w:val="57D2F408"/>
    <w:rsid w:val="582456AB"/>
    <w:rsid w:val="58333FB7"/>
    <w:rsid w:val="585642CF"/>
    <w:rsid w:val="587BCE9B"/>
    <w:rsid w:val="587C60CD"/>
    <w:rsid w:val="589A5CD5"/>
    <w:rsid w:val="58AFB716"/>
    <w:rsid w:val="591BA67F"/>
    <w:rsid w:val="5952B2C7"/>
    <w:rsid w:val="595DCEAA"/>
    <w:rsid w:val="5979D0A0"/>
    <w:rsid w:val="598C064D"/>
    <w:rsid w:val="59A9F407"/>
    <w:rsid w:val="5A303495"/>
    <w:rsid w:val="5AAE4914"/>
    <w:rsid w:val="5ABCD2A9"/>
    <w:rsid w:val="5AF5D691"/>
    <w:rsid w:val="5AF7CAAD"/>
    <w:rsid w:val="5B2E6273"/>
    <w:rsid w:val="5B716A27"/>
    <w:rsid w:val="5BA4CD44"/>
    <w:rsid w:val="5BFDDEC9"/>
    <w:rsid w:val="5BFE7641"/>
    <w:rsid w:val="5C14A946"/>
    <w:rsid w:val="5C5FCAEA"/>
    <w:rsid w:val="5C8742F1"/>
    <w:rsid w:val="5C88641F"/>
    <w:rsid w:val="5D181379"/>
    <w:rsid w:val="5D613331"/>
    <w:rsid w:val="5DB13EF5"/>
    <w:rsid w:val="5DFBEEDF"/>
    <w:rsid w:val="5E1A4EBC"/>
    <w:rsid w:val="5E4E9A9D"/>
    <w:rsid w:val="5E757BF8"/>
    <w:rsid w:val="5ED0BCF5"/>
    <w:rsid w:val="5EDB1FE0"/>
    <w:rsid w:val="5F209DD4"/>
    <w:rsid w:val="5FAFE6A9"/>
    <w:rsid w:val="5FB0BFDE"/>
    <w:rsid w:val="5FDC42E3"/>
    <w:rsid w:val="6045CE66"/>
    <w:rsid w:val="60A9A1E7"/>
    <w:rsid w:val="60AA57A3"/>
    <w:rsid w:val="60C93090"/>
    <w:rsid w:val="611A4D50"/>
    <w:rsid w:val="611AAF07"/>
    <w:rsid w:val="61424732"/>
    <w:rsid w:val="61C879B1"/>
    <w:rsid w:val="61E1074F"/>
    <w:rsid w:val="627E6821"/>
    <w:rsid w:val="629C043C"/>
    <w:rsid w:val="62D64FA5"/>
    <w:rsid w:val="62EB4185"/>
    <w:rsid w:val="632BF827"/>
    <w:rsid w:val="637C353F"/>
    <w:rsid w:val="6389F83D"/>
    <w:rsid w:val="6580488B"/>
    <w:rsid w:val="6595B147"/>
    <w:rsid w:val="66D6EF2C"/>
    <w:rsid w:val="682A4928"/>
    <w:rsid w:val="688A66E2"/>
    <w:rsid w:val="68B58B6D"/>
    <w:rsid w:val="6930CE2A"/>
    <w:rsid w:val="69566852"/>
    <w:rsid w:val="697D4CFD"/>
    <w:rsid w:val="69A55BDD"/>
    <w:rsid w:val="6A05B08D"/>
    <w:rsid w:val="6A14A435"/>
    <w:rsid w:val="6A270E33"/>
    <w:rsid w:val="6A9C78CF"/>
    <w:rsid w:val="6AA0E288"/>
    <w:rsid w:val="6B2ACA57"/>
    <w:rsid w:val="6B2D9DDA"/>
    <w:rsid w:val="6B6FBD57"/>
    <w:rsid w:val="6C57794A"/>
    <w:rsid w:val="6CB3BECF"/>
    <w:rsid w:val="6D38BE0B"/>
    <w:rsid w:val="6D783099"/>
    <w:rsid w:val="6D8DA48D"/>
    <w:rsid w:val="6DB469AD"/>
    <w:rsid w:val="6DBFDFD6"/>
    <w:rsid w:val="6DE0A9DD"/>
    <w:rsid w:val="6E4CDA84"/>
    <w:rsid w:val="6E7A7132"/>
    <w:rsid w:val="6F91A97D"/>
    <w:rsid w:val="6F928069"/>
    <w:rsid w:val="6FF3D6B6"/>
    <w:rsid w:val="7078D6F0"/>
    <w:rsid w:val="70C3F8B7"/>
    <w:rsid w:val="717F3090"/>
    <w:rsid w:val="71EE5D53"/>
    <w:rsid w:val="722312A1"/>
    <w:rsid w:val="72322018"/>
    <w:rsid w:val="7259AA20"/>
    <w:rsid w:val="7273CFA8"/>
    <w:rsid w:val="72A47800"/>
    <w:rsid w:val="72ACBEB6"/>
    <w:rsid w:val="73AD325B"/>
    <w:rsid w:val="73CDF079"/>
    <w:rsid w:val="73E0DC1F"/>
    <w:rsid w:val="73FE6426"/>
    <w:rsid w:val="74384661"/>
    <w:rsid w:val="7590B36A"/>
    <w:rsid w:val="762DD664"/>
    <w:rsid w:val="763AECE2"/>
    <w:rsid w:val="76460B33"/>
    <w:rsid w:val="7653CE17"/>
    <w:rsid w:val="76A58C51"/>
    <w:rsid w:val="770515EF"/>
    <w:rsid w:val="7737998B"/>
    <w:rsid w:val="7743E57D"/>
    <w:rsid w:val="77F4782C"/>
    <w:rsid w:val="7850E571"/>
    <w:rsid w:val="79534CD7"/>
    <w:rsid w:val="7A69B433"/>
    <w:rsid w:val="7A6DD88C"/>
    <w:rsid w:val="7AB85E15"/>
    <w:rsid w:val="7AC60D17"/>
    <w:rsid w:val="7AC8A412"/>
    <w:rsid w:val="7ADCF835"/>
    <w:rsid w:val="7AEA21E2"/>
    <w:rsid w:val="7AFEA436"/>
    <w:rsid w:val="7B6DB5DE"/>
    <w:rsid w:val="7BC08DA5"/>
    <w:rsid w:val="7C831426"/>
    <w:rsid w:val="7D104DD8"/>
    <w:rsid w:val="7E4E4463"/>
    <w:rsid w:val="7E716648"/>
    <w:rsid w:val="7EE6BDAB"/>
    <w:rsid w:val="7F062A9F"/>
    <w:rsid w:val="7F16F9E5"/>
    <w:rsid w:val="7F4729AA"/>
    <w:rsid w:val="7F4C5517"/>
    <w:rsid w:val="7FAA78A7"/>
    <w:rsid w:val="7FDC31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495AA"/>
  <w15:chartTrackingRefBased/>
  <w15:docId w15:val="{92D32BBA-EFB4-43B3-96C7-F819F0F47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basedOn w:val="DefaultParagraphFont"/>
    <w:uiPriority w:val="99"/>
    <w:semiHidden/>
    <w:unhideWhenUsed/>
    <w:rsid w:val="00B97455"/>
    <w:rPr>
      <w:sz w:val="16"/>
      <w:szCs w:val="16"/>
    </w:rPr>
  </w:style>
  <w:style w:type="paragraph" w:styleId="CommentText">
    <w:name w:val="annotation text"/>
    <w:basedOn w:val="Normal"/>
    <w:link w:val="CommentTextChar"/>
    <w:uiPriority w:val="99"/>
    <w:semiHidden/>
    <w:unhideWhenUsed/>
    <w:rsid w:val="00B97455"/>
    <w:pPr>
      <w:spacing w:line="240" w:lineRule="auto"/>
    </w:pPr>
    <w:rPr>
      <w:sz w:val="20"/>
      <w:szCs w:val="20"/>
    </w:rPr>
  </w:style>
  <w:style w:type="character" w:styleId="CommentTextChar" w:customStyle="1">
    <w:name w:val="Comment Text Char"/>
    <w:basedOn w:val="DefaultParagraphFont"/>
    <w:link w:val="CommentText"/>
    <w:uiPriority w:val="99"/>
    <w:semiHidden/>
    <w:rsid w:val="00B97455"/>
    <w:rPr>
      <w:sz w:val="20"/>
      <w:szCs w:val="20"/>
    </w:rPr>
  </w:style>
  <w:style w:type="paragraph" w:styleId="CommentSubject">
    <w:name w:val="annotation subject"/>
    <w:basedOn w:val="CommentText"/>
    <w:next w:val="CommentText"/>
    <w:link w:val="CommentSubjectChar"/>
    <w:uiPriority w:val="99"/>
    <w:semiHidden/>
    <w:unhideWhenUsed/>
    <w:rsid w:val="00B97455"/>
    <w:rPr>
      <w:b/>
      <w:bCs/>
    </w:rPr>
  </w:style>
  <w:style w:type="character" w:styleId="CommentSubjectChar" w:customStyle="1">
    <w:name w:val="Comment Subject Char"/>
    <w:basedOn w:val="CommentTextChar"/>
    <w:link w:val="CommentSubject"/>
    <w:uiPriority w:val="99"/>
    <w:semiHidden/>
    <w:rsid w:val="00B97455"/>
    <w:rPr>
      <w:b/>
      <w:bCs/>
      <w:sz w:val="20"/>
      <w:szCs w:val="20"/>
    </w:rPr>
  </w:style>
  <w:style w:type="paragraph" w:styleId="Revision">
    <w:name w:val="Revision"/>
    <w:hidden/>
    <w:uiPriority w:val="99"/>
    <w:semiHidden/>
    <w:rsid w:val="001019F2"/>
    <w:pPr>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Solveig Bjørkholt</dc:creator>
  <keywords/>
  <dc:description/>
  <lastModifiedBy>Solveig Bjørkholt</lastModifiedBy>
  <revision>185</revision>
  <dcterms:created xsi:type="dcterms:W3CDTF">2023-05-20T03:17:00.0000000Z</dcterms:created>
  <dcterms:modified xsi:type="dcterms:W3CDTF">2024-05-13T12:38:41.7099493Z</dcterms:modified>
</coreProperties>
</file>